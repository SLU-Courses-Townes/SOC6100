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B14A91" w14:textId="77777777" w:rsidR="00395942" w:rsidRDefault="00D45EAD" w:rsidP="00D45EAD">
      <w:pPr>
        <w:spacing w:after="0"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Dear Malcolm,</w:t>
      </w:r>
    </w:p>
    <w:p w14:paraId="6B866C8C" w14:textId="77777777" w:rsidR="00D45EAD" w:rsidRDefault="00D45EAD" w:rsidP="00D45EAD">
      <w:pPr>
        <w:spacing w:after="0" w:line="480" w:lineRule="auto"/>
        <w:rPr>
          <w:rFonts w:ascii="Times New Roman" w:hAnsi="Times New Roman" w:cs="Times New Roman"/>
          <w:color w:val="FF0000"/>
          <w:sz w:val="24"/>
          <w:szCs w:val="24"/>
        </w:rPr>
      </w:pPr>
    </w:p>
    <w:p w14:paraId="1EFF28D4" w14:textId="74E58AB6" w:rsidR="00D45EAD" w:rsidRDefault="00D45EAD" w:rsidP="00D45EAD">
      <w:pPr>
        <w:spacing w:after="0" w:line="480" w:lineRule="auto"/>
        <w:rPr>
          <w:ins w:id="0" w:author="Hisako Matsuo" w:date="2018-12-16T11:43:00Z"/>
          <w:rFonts w:ascii="Times New Roman" w:hAnsi="Times New Roman" w:cs="Times New Roman"/>
          <w:color w:val="FF0000"/>
          <w:sz w:val="24"/>
          <w:szCs w:val="24"/>
        </w:rPr>
      </w:pPr>
      <w:r>
        <w:rPr>
          <w:rFonts w:ascii="Times New Roman" w:hAnsi="Times New Roman" w:cs="Times New Roman"/>
          <w:color w:val="FF0000"/>
          <w:sz w:val="24"/>
          <w:szCs w:val="24"/>
        </w:rPr>
        <w:t>I suggest that you read the guidelines for authors in the pdf file, starting  p.8 thoroughly. I will focus on the content.  Also, it sounds like you might need to separate title page, abstract with key words, text, etc, and upload separately.  You will need to read the submission guidelines again.  For example, you need to format, following the stated format; read Article Structure on p.8.</w:t>
      </w:r>
    </w:p>
    <w:p w14:paraId="2507640D" w14:textId="1967F110" w:rsidR="00E65BC2" w:rsidRDefault="00E65BC2" w:rsidP="00D45EAD">
      <w:pPr>
        <w:spacing w:after="0" w:line="480" w:lineRule="auto"/>
        <w:rPr>
          <w:ins w:id="1" w:author="Hisako Matsuo" w:date="2018-12-16T11:44:00Z"/>
          <w:rFonts w:ascii="Times New Roman" w:hAnsi="Times New Roman" w:cs="Times New Roman"/>
          <w:color w:val="FF0000"/>
          <w:sz w:val="24"/>
          <w:szCs w:val="24"/>
        </w:rPr>
      </w:pPr>
      <w:ins w:id="2" w:author="Hisako Matsuo" w:date="2018-12-16T11:43:00Z">
        <w:r>
          <w:rPr>
            <w:rFonts w:ascii="Times New Roman" w:hAnsi="Times New Roman" w:cs="Times New Roman"/>
            <w:color w:val="FF0000"/>
            <w:sz w:val="24"/>
            <w:szCs w:val="24"/>
          </w:rPr>
          <w:t xml:space="preserve">I have written many comments in the text below. </w:t>
        </w:r>
      </w:ins>
      <w:ins w:id="3" w:author="Hisako Matsuo" w:date="2018-12-16T11:44:00Z">
        <w:r>
          <w:rPr>
            <w:rFonts w:ascii="Times New Roman" w:hAnsi="Times New Roman" w:cs="Times New Roman"/>
            <w:color w:val="FF0000"/>
            <w:sz w:val="24"/>
            <w:szCs w:val="24"/>
          </w:rPr>
          <w:t xml:space="preserve"> As a course work, this is an excellent paper.  I read this paper as a preparation of a peer-reviewed journal manuscript.  For that purpose, you will need to clean up this paper.  I suggest;</w:t>
        </w:r>
      </w:ins>
    </w:p>
    <w:p w14:paraId="4397AB62" w14:textId="5A550526" w:rsidR="00E65BC2" w:rsidRDefault="00E65BC2" w:rsidP="00D45EAD">
      <w:pPr>
        <w:spacing w:after="0" w:line="480" w:lineRule="auto"/>
        <w:rPr>
          <w:ins w:id="4" w:author="Hisako Matsuo" w:date="2018-12-16T11:45:00Z"/>
          <w:rFonts w:ascii="Times New Roman" w:hAnsi="Times New Roman" w:cs="Times New Roman"/>
          <w:color w:val="FF0000"/>
          <w:sz w:val="24"/>
          <w:szCs w:val="24"/>
        </w:rPr>
      </w:pPr>
    </w:p>
    <w:p w14:paraId="0AB37021" w14:textId="75C59E0F" w:rsidR="00E65BC2" w:rsidRDefault="00E65BC2" w:rsidP="00E65BC2">
      <w:pPr>
        <w:pStyle w:val="ListParagraph"/>
        <w:numPr>
          <w:ilvl w:val="0"/>
          <w:numId w:val="3"/>
        </w:numPr>
        <w:spacing w:after="0" w:line="480" w:lineRule="auto"/>
        <w:rPr>
          <w:ins w:id="5" w:author="Hisako Matsuo" w:date="2018-12-16T11:45:00Z"/>
          <w:rFonts w:ascii="Times New Roman" w:hAnsi="Times New Roman" w:cs="Times New Roman"/>
          <w:color w:val="FF0000"/>
          <w:sz w:val="24"/>
          <w:szCs w:val="24"/>
        </w:rPr>
        <w:pPrChange w:id="6" w:author="Hisako Matsuo" w:date="2018-12-16T11:45:00Z">
          <w:pPr>
            <w:spacing w:after="0" w:line="480" w:lineRule="auto"/>
          </w:pPr>
        </w:pPrChange>
      </w:pPr>
      <w:ins w:id="7" w:author="Hisako Matsuo" w:date="2018-12-16T11:45:00Z">
        <w:r>
          <w:rPr>
            <w:rFonts w:ascii="Times New Roman" w:hAnsi="Times New Roman" w:cs="Times New Roman"/>
            <w:color w:val="FF0000"/>
            <w:sz w:val="24"/>
            <w:szCs w:val="24"/>
          </w:rPr>
          <w:t>Delete unnecessary sections.</w:t>
        </w:r>
      </w:ins>
    </w:p>
    <w:p w14:paraId="394DABA6" w14:textId="408A7EE1" w:rsidR="00E65BC2" w:rsidRDefault="00E65BC2" w:rsidP="00E65BC2">
      <w:pPr>
        <w:pStyle w:val="ListParagraph"/>
        <w:numPr>
          <w:ilvl w:val="0"/>
          <w:numId w:val="3"/>
        </w:numPr>
        <w:spacing w:after="0" w:line="480" w:lineRule="auto"/>
        <w:rPr>
          <w:ins w:id="8" w:author="Hisako Matsuo" w:date="2018-12-16T11:45:00Z"/>
          <w:rFonts w:ascii="Times New Roman" w:hAnsi="Times New Roman" w:cs="Times New Roman"/>
          <w:color w:val="FF0000"/>
          <w:sz w:val="24"/>
          <w:szCs w:val="24"/>
        </w:rPr>
        <w:pPrChange w:id="9" w:author="Hisako Matsuo" w:date="2018-12-16T11:45:00Z">
          <w:pPr>
            <w:spacing w:after="0" w:line="480" w:lineRule="auto"/>
          </w:pPr>
        </w:pPrChange>
      </w:pPr>
      <w:ins w:id="10" w:author="Hisako Matsuo" w:date="2018-12-16T11:45:00Z">
        <w:r>
          <w:rPr>
            <w:rFonts w:ascii="Times New Roman" w:hAnsi="Times New Roman" w:cs="Times New Roman"/>
            <w:color w:val="FF0000"/>
            <w:sz w:val="24"/>
            <w:szCs w:val="24"/>
          </w:rPr>
          <w:t>Follow the format of the guidelines.</w:t>
        </w:r>
      </w:ins>
    </w:p>
    <w:p w14:paraId="1C324E24" w14:textId="7A0B5877" w:rsidR="00E65BC2" w:rsidRDefault="00E65BC2" w:rsidP="00E65BC2">
      <w:pPr>
        <w:pStyle w:val="ListParagraph"/>
        <w:numPr>
          <w:ilvl w:val="0"/>
          <w:numId w:val="3"/>
        </w:numPr>
        <w:spacing w:after="0" w:line="480" w:lineRule="auto"/>
        <w:rPr>
          <w:ins w:id="11" w:author="Hisako Matsuo" w:date="2018-12-16T11:47:00Z"/>
          <w:rFonts w:ascii="Times New Roman" w:hAnsi="Times New Roman" w:cs="Times New Roman"/>
          <w:color w:val="FF0000"/>
          <w:sz w:val="24"/>
          <w:szCs w:val="24"/>
        </w:rPr>
        <w:pPrChange w:id="12" w:author="Hisako Matsuo" w:date="2018-12-16T11:45:00Z">
          <w:pPr>
            <w:spacing w:after="0" w:line="480" w:lineRule="auto"/>
          </w:pPr>
        </w:pPrChange>
      </w:pPr>
      <w:ins w:id="13" w:author="Hisako Matsuo" w:date="2018-12-16T11:45:00Z">
        <w:r>
          <w:rPr>
            <w:rFonts w:ascii="Times New Roman" w:hAnsi="Times New Roman" w:cs="Times New Roman"/>
            <w:color w:val="FF0000"/>
            <w:sz w:val="24"/>
            <w:szCs w:val="24"/>
          </w:rPr>
          <w:t>However, before you do #2, make sure that this is the journal that you really want to publish.  Impact score &gt;4.0 is very high, meaning it is competitive.  I</w:t>
        </w:r>
      </w:ins>
      <w:ins w:id="14" w:author="Hisako Matsuo" w:date="2018-12-16T11:46:00Z">
        <w:r>
          <w:rPr>
            <w:rFonts w:ascii="Times New Roman" w:hAnsi="Times New Roman" w:cs="Times New Roman"/>
            <w:color w:val="FF0000"/>
            <w:sz w:val="24"/>
            <w:szCs w:val="24"/>
          </w:rPr>
          <w:t xml:space="preserve">f you are going to take three-paper track, you need to consider the time it takes to be accepted.  However, you can try, it might be rejected, then you can </w:t>
        </w:r>
      </w:ins>
      <w:ins w:id="15" w:author="Hisako Matsuo" w:date="2018-12-16T11:47:00Z">
        <w:r>
          <w:rPr>
            <w:rFonts w:ascii="Times New Roman" w:hAnsi="Times New Roman" w:cs="Times New Roman"/>
            <w:color w:val="FF0000"/>
            <w:sz w:val="24"/>
            <w:szCs w:val="24"/>
          </w:rPr>
          <w:t>search another journal.</w:t>
        </w:r>
      </w:ins>
    </w:p>
    <w:p w14:paraId="204DCB1D" w14:textId="20D6693A" w:rsidR="00E65BC2" w:rsidRDefault="00E65BC2" w:rsidP="00E65BC2">
      <w:pPr>
        <w:pStyle w:val="ListParagraph"/>
        <w:numPr>
          <w:ilvl w:val="0"/>
          <w:numId w:val="3"/>
        </w:numPr>
        <w:spacing w:after="0" w:line="480" w:lineRule="auto"/>
        <w:rPr>
          <w:ins w:id="16" w:author="Hisako Matsuo" w:date="2018-12-16T11:47:00Z"/>
          <w:rFonts w:ascii="Times New Roman" w:hAnsi="Times New Roman" w:cs="Times New Roman"/>
          <w:color w:val="FF0000"/>
          <w:sz w:val="24"/>
          <w:szCs w:val="24"/>
        </w:rPr>
        <w:pPrChange w:id="17" w:author="Hisako Matsuo" w:date="2018-12-16T11:45:00Z">
          <w:pPr>
            <w:spacing w:after="0" w:line="480" w:lineRule="auto"/>
          </w:pPr>
        </w:pPrChange>
      </w:pPr>
      <w:ins w:id="18" w:author="Hisako Matsuo" w:date="2018-12-16T11:47:00Z">
        <w:r>
          <w:rPr>
            <w:rFonts w:ascii="Times New Roman" w:hAnsi="Times New Roman" w:cs="Times New Roman"/>
            <w:color w:val="FF0000"/>
            <w:sz w:val="24"/>
            <w:szCs w:val="24"/>
          </w:rPr>
          <w:t>Once you make up your mind, please clean up this paper.  Then, we can call it as the first draft.  I will be happy to review it again.  Also, identify someone who is expert in this area.</w:t>
        </w:r>
      </w:ins>
    </w:p>
    <w:p w14:paraId="5C8F8D4B" w14:textId="7FC19205" w:rsidR="00E65BC2" w:rsidRDefault="00E65BC2" w:rsidP="00E65BC2">
      <w:pPr>
        <w:spacing w:after="0" w:line="480" w:lineRule="auto"/>
        <w:rPr>
          <w:ins w:id="19" w:author="Hisako Matsuo" w:date="2018-12-16T11:48:00Z"/>
          <w:rFonts w:ascii="Times New Roman" w:hAnsi="Times New Roman" w:cs="Times New Roman"/>
          <w:color w:val="FF0000"/>
          <w:sz w:val="24"/>
          <w:szCs w:val="24"/>
        </w:rPr>
      </w:pPr>
    </w:p>
    <w:p w14:paraId="400BCE4A" w14:textId="1D4A1D0B" w:rsidR="00E65BC2" w:rsidRDefault="00655928" w:rsidP="00E65BC2">
      <w:pPr>
        <w:spacing w:after="0" w:line="480" w:lineRule="auto"/>
        <w:rPr>
          <w:ins w:id="20" w:author="Hisako Matsuo" w:date="2018-12-16T11:48:00Z"/>
          <w:rFonts w:ascii="Times New Roman" w:hAnsi="Times New Roman" w:cs="Times New Roman"/>
          <w:color w:val="FF0000"/>
          <w:sz w:val="24"/>
          <w:szCs w:val="24"/>
        </w:rPr>
      </w:pPr>
      <w:ins w:id="21" w:author="Hisako Matsuo" w:date="2018-12-16T11:48:00Z">
        <w:r>
          <w:rPr>
            <w:rFonts w:ascii="Times New Roman" w:hAnsi="Times New Roman" w:cs="Times New Roman"/>
            <w:color w:val="FF0000"/>
            <w:sz w:val="24"/>
            <w:szCs w:val="24"/>
          </w:rPr>
          <w:t>This paper deserves A, thus your course grade is A.</w:t>
        </w:r>
      </w:ins>
    </w:p>
    <w:p w14:paraId="3F48F428" w14:textId="5C1B3D7E" w:rsidR="00655928" w:rsidRPr="00E65BC2" w:rsidRDefault="00655928" w:rsidP="00E65BC2">
      <w:pPr>
        <w:spacing w:after="0" w:line="480" w:lineRule="auto"/>
        <w:rPr>
          <w:rFonts w:ascii="Times New Roman" w:hAnsi="Times New Roman" w:cs="Times New Roman"/>
          <w:color w:val="FF0000"/>
          <w:sz w:val="24"/>
          <w:szCs w:val="24"/>
          <w:rPrChange w:id="22" w:author="Hisako Matsuo" w:date="2018-12-16T11:48:00Z">
            <w:rPr/>
          </w:rPrChange>
        </w:rPr>
      </w:pPr>
      <w:ins w:id="23" w:author="Hisako Matsuo" w:date="2018-12-16T11:48:00Z">
        <w:r>
          <w:rPr>
            <w:rFonts w:ascii="Times New Roman" w:hAnsi="Times New Roman" w:cs="Times New Roman"/>
            <w:color w:val="FF0000"/>
            <w:sz w:val="24"/>
            <w:szCs w:val="24"/>
          </w:rPr>
          <w:t>HM</w:t>
        </w:r>
      </w:ins>
      <w:bookmarkStart w:id="24" w:name="_GoBack"/>
      <w:bookmarkEnd w:id="24"/>
    </w:p>
    <w:p w14:paraId="3DCE0B22" w14:textId="77777777" w:rsidR="00395942" w:rsidRDefault="00395942" w:rsidP="00ED3A93">
      <w:pPr>
        <w:spacing w:after="0" w:line="480" w:lineRule="auto"/>
        <w:jc w:val="center"/>
        <w:rPr>
          <w:rFonts w:ascii="Times New Roman" w:hAnsi="Times New Roman" w:cs="Times New Roman"/>
          <w:sz w:val="24"/>
          <w:szCs w:val="24"/>
        </w:rPr>
      </w:pPr>
    </w:p>
    <w:p w14:paraId="248DE115" w14:textId="77777777" w:rsidR="00395942" w:rsidRDefault="00395942" w:rsidP="00ED3A93">
      <w:pPr>
        <w:spacing w:after="0" w:line="480" w:lineRule="auto"/>
        <w:jc w:val="center"/>
        <w:rPr>
          <w:rFonts w:ascii="Times New Roman" w:hAnsi="Times New Roman" w:cs="Times New Roman"/>
          <w:sz w:val="24"/>
          <w:szCs w:val="24"/>
        </w:rPr>
      </w:pPr>
    </w:p>
    <w:p w14:paraId="7200B246" w14:textId="77777777" w:rsidR="00395942" w:rsidRDefault="00395942" w:rsidP="00ED3A93">
      <w:pPr>
        <w:spacing w:after="0" w:line="480" w:lineRule="auto"/>
        <w:jc w:val="center"/>
        <w:rPr>
          <w:rFonts w:ascii="Times New Roman" w:hAnsi="Times New Roman" w:cs="Times New Roman"/>
          <w:sz w:val="24"/>
          <w:szCs w:val="24"/>
        </w:rPr>
      </w:pPr>
    </w:p>
    <w:p w14:paraId="1FC42ADB" w14:textId="77777777" w:rsidR="00395942" w:rsidRDefault="00395942" w:rsidP="00ED3A93">
      <w:pPr>
        <w:spacing w:after="0" w:line="480" w:lineRule="auto"/>
        <w:jc w:val="center"/>
        <w:rPr>
          <w:rFonts w:ascii="Times New Roman" w:hAnsi="Times New Roman" w:cs="Times New Roman"/>
          <w:sz w:val="24"/>
          <w:szCs w:val="24"/>
        </w:rPr>
      </w:pPr>
    </w:p>
    <w:p w14:paraId="43ACDE1D" w14:textId="77777777" w:rsidR="00522BED" w:rsidRDefault="00522BED" w:rsidP="00ED3A93">
      <w:pPr>
        <w:spacing w:after="0" w:line="480" w:lineRule="auto"/>
        <w:jc w:val="center"/>
        <w:rPr>
          <w:rFonts w:ascii="Times New Roman" w:hAnsi="Times New Roman" w:cs="Times New Roman"/>
          <w:sz w:val="24"/>
          <w:szCs w:val="24"/>
        </w:rPr>
      </w:pPr>
    </w:p>
    <w:p w14:paraId="59D1CE1C" w14:textId="77777777" w:rsidR="00395942" w:rsidRDefault="00395942" w:rsidP="00ED3A93">
      <w:pPr>
        <w:spacing w:after="0" w:line="480" w:lineRule="auto"/>
        <w:jc w:val="center"/>
        <w:rPr>
          <w:rFonts w:ascii="Times New Roman" w:hAnsi="Times New Roman" w:cs="Times New Roman"/>
          <w:sz w:val="24"/>
          <w:szCs w:val="24"/>
        </w:rPr>
      </w:pPr>
    </w:p>
    <w:p w14:paraId="60DCDE43" w14:textId="77777777" w:rsidR="005D3F04" w:rsidRDefault="00EF7ABE" w:rsidP="00EF7ABE">
      <w:pPr>
        <w:spacing w:after="0" w:line="480" w:lineRule="auto"/>
        <w:jc w:val="center"/>
        <w:rPr>
          <w:rFonts w:ascii="Times New Roman" w:hAnsi="Times New Roman" w:cs="Times New Roman"/>
          <w:sz w:val="24"/>
          <w:szCs w:val="24"/>
        </w:rPr>
      </w:pPr>
      <w:bookmarkStart w:id="25" w:name="Title"/>
      <w:bookmarkEnd w:id="25"/>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 xml:space="preserve">for Assessing Technology Transfer </w:t>
      </w:r>
      <w:r w:rsidR="00413708">
        <w:rPr>
          <w:rFonts w:ascii="Times New Roman" w:hAnsi="Times New Roman" w:cs="Times New Roman"/>
          <w:sz w:val="24"/>
          <w:szCs w:val="24"/>
        </w:rPr>
        <w:t>Results</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14:paraId="1447A53B" w14:textId="77777777"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14:paraId="1B9A89B3" w14:textId="77777777"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14:paraId="12A15386" w14:textId="77777777" w:rsidR="00285E40" w:rsidRDefault="00285E40" w:rsidP="00285E40">
      <w:pPr>
        <w:rPr>
          <w:rFonts w:ascii="Times New Roman" w:hAnsi="Times New Roman" w:cs="Times New Roman"/>
          <w:sz w:val="24"/>
          <w:szCs w:val="24"/>
        </w:rPr>
      </w:pPr>
    </w:p>
    <w:p w14:paraId="520DF7B2" w14:textId="77777777" w:rsidR="001D0F7F" w:rsidRDefault="001D0F7F" w:rsidP="00285E40">
      <w:pPr>
        <w:rPr>
          <w:rFonts w:ascii="Times New Roman" w:hAnsi="Times New Roman" w:cs="Times New Roman"/>
          <w:sz w:val="24"/>
          <w:szCs w:val="24"/>
        </w:rPr>
      </w:pPr>
    </w:p>
    <w:p w14:paraId="7CE45475" w14:textId="77777777" w:rsidR="001D0F7F" w:rsidRDefault="001D0F7F" w:rsidP="00285E40">
      <w:pPr>
        <w:rPr>
          <w:rFonts w:ascii="Times New Roman" w:hAnsi="Times New Roman" w:cs="Times New Roman"/>
          <w:sz w:val="24"/>
          <w:szCs w:val="24"/>
        </w:rPr>
      </w:pPr>
    </w:p>
    <w:p w14:paraId="5E8902D0" w14:textId="77777777" w:rsidR="000C4F73" w:rsidRDefault="000C4F73" w:rsidP="000C4F73">
      <w:pPr>
        <w:spacing w:after="0" w:line="480" w:lineRule="auto"/>
        <w:rPr>
          <w:rFonts w:ascii="Times New Roman" w:hAnsi="Times New Roman" w:cs="Times New Roman"/>
          <w:sz w:val="24"/>
          <w:szCs w:val="24"/>
        </w:rPr>
      </w:pPr>
      <w:r w:rsidRPr="00285E40">
        <w:rPr>
          <w:rFonts w:ascii="Times New Roman" w:hAnsi="Times New Roman" w:cs="Times New Roman"/>
          <w:sz w:val="24"/>
          <w:szCs w:val="24"/>
        </w:rPr>
        <w:t>Declarations</w:t>
      </w:r>
      <w:r>
        <w:rPr>
          <w:rFonts w:ascii="Times New Roman" w:hAnsi="Times New Roman" w:cs="Times New Roman"/>
          <w:sz w:val="24"/>
          <w:szCs w:val="24"/>
        </w:rPr>
        <w:t xml:space="preserve"> of interest: none</w:t>
      </w:r>
      <w:r w:rsidRPr="00285E40">
        <w:rPr>
          <w:rFonts w:ascii="Times New Roman" w:hAnsi="Times New Roman" w:cs="Times New Roman"/>
          <w:sz w:val="24"/>
          <w:szCs w:val="24"/>
        </w:rPr>
        <w:t>.</w:t>
      </w:r>
    </w:p>
    <w:p w14:paraId="493DDE92" w14:textId="77777777" w:rsidR="00545C13" w:rsidRDefault="00545C13" w:rsidP="00545C13">
      <w:pPr>
        <w:spacing w:after="0" w:line="480" w:lineRule="auto"/>
        <w:rPr>
          <w:rFonts w:ascii="Times New Roman" w:hAnsi="Times New Roman" w:cs="Times New Roman"/>
          <w:sz w:val="24"/>
          <w:szCs w:val="24"/>
        </w:rPr>
      </w:pPr>
      <w:r>
        <w:rPr>
          <w:rFonts w:ascii="Times New Roman" w:hAnsi="Times New Roman" w:cs="Times New Roman"/>
          <w:sz w:val="24"/>
          <w:szCs w:val="24"/>
        </w:rPr>
        <w:t>No sponsors were involved in designing this study.</w:t>
      </w:r>
    </w:p>
    <w:p w14:paraId="65906E4A" w14:textId="77777777" w:rsidR="000C4F73" w:rsidRDefault="000C4F73" w:rsidP="000C4F73">
      <w:pPr>
        <w:spacing w:after="0" w:line="480" w:lineRule="auto"/>
        <w:rPr>
          <w:rFonts w:ascii="Times New Roman" w:hAnsi="Times New Roman" w:cs="Times New Roman"/>
          <w:sz w:val="24"/>
          <w:szCs w:val="24"/>
        </w:rPr>
      </w:pPr>
      <w:r>
        <w:rPr>
          <w:rFonts w:ascii="Times New Roman" w:hAnsi="Times New Roman" w:cs="Times New Roman"/>
          <w:sz w:val="24"/>
          <w:szCs w:val="24"/>
        </w:rPr>
        <w:t>No third-party financial support</w:t>
      </w:r>
      <w:r w:rsidR="00545C13">
        <w:rPr>
          <w:rFonts w:ascii="Times New Roman" w:hAnsi="Times New Roman" w:cs="Times New Roman"/>
          <w:sz w:val="24"/>
          <w:szCs w:val="24"/>
        </w:rPr>
        <w:t xml:space="preserve"> was used to conduct this research or prepare this</w:t>
      </w:r>
      <w:r>
        <w:rPr>
          <w:rFonts w:ascii="Times New Roman" w:hAnsi="Times New Roman" w:cs="Times New Roman"/>
          <w:sz w:val="24"/>
          <w:szCs w:val="24"/>
        </w:rPr>
        <w:t xml:space="preserve"> article. </w:t>
      </w:r>
    </w:p>
    <w:p w14:paraId="70E3F242" w14:textId="77777777" w:rsidR="000C4F73" w:rsidRDefault="000C4F73" w:rsidP="00285E40">
      <w:pPr>
        <w:rPr>
          <w:rFonts w:ascii="Times New Roman" w:hAnsi="Times New Roman" w:cs="Times New Roman"/>
          <w:sz w:val="24"/>
          <w:szCs w:val="24"/>
        </w:rPr>
      </w:pPr>
    </w:p>
    <w:p w14:paraId="73D1C4F6" w14:textId="77777777" w:rsidR="00285E40" w:rsidRDefault="00196F91" w:rsidP="00285E40">
      <w:pPr>
        <w:rPr>
          <w:rFonts w:ascii="Times New Roman" w:hAnsi="Times New Roman" w:cs="Times New Roman"/>
          <w:sz w:val="24"/>
          <w:szCs w:val="24"/>
        </w:rPr>
      </w:pPr>
      <w:r>
        <w:rPr>
          <w:rFonts w:ascii="Times New Roman" w:hAnsi="Times New Roman" w:cs="Times New Roman"/>
          <w:sz w:val="24"/>
          <w:szCs w:val="24"/>
        </w:rPr>
        <w:t>Corresponding a</w:t>
      </w:r>
      <w:r w:rsidR="005442EA">
        <w:rPr>
          <w:rFonts w:ascii="Times New Roman" w:hAnsi="Times New Roman" w:cs="Times New Roman"/>
          <w:sz w:val="24"/>
          <w:szCs w:val="24"/>
        </w:rPr>
        <w:t>uthor details:</w:t>
      </w:r>
    </w:p>
    <w:p w14:paraId="517DFC4A" w14:textId="77777777" w:rsidR="000C4F73" w:rsidRDefault="000C4F73" w:rsidP="00285E40">
      <w:pPr>
        <w:rPr>
          <w:rFonts w:ascii="Times New Roman" w:hAnsi="Times New Roman" w:cs="Times New Roman"/>
          <w:sz w:val="24"/>
          <w:szCs w:val="24"/>
        </w:rPr>
      </w:pPr>
      <w:r w:rsidRPr="000C4F73">
        <w:rPr>
          <w:rFonts w:ascii="Times New Roman" w:hAnsi="Times New Roman" w:cs="Times New Roman"/>
          <w:sz w:val="24"/>
          <w:szCs w:val="24"/>
        </w:rPr>
        <w:t>Malcolm S. Townes</w:t>
      </w:r>
    </w:p>
    <w:p w14:paraId="69448483" w14:textId="77777777" w:rsidR="005442EA" w:rsidRDefault="005442EA" w:rsidP="00285E40">
      <w:pPr>
        <w:rPr>
          <w:rFonts w:ascii="Times New Roman" w:hAnsi="Times New Roman" w:cs="Times New Roman"/>
          <w:sz w:val="24"/>
          <w:szCs w:val="24"/>
        </w:rPr>
      </w:pPr>
      <w:r>
        <w:rPr>
          <w:rFonts w:ascii="Times New Roman" w:hAnsi="Times New Roman" w:cs="Times New Roman"/>
          <w:sz w:val="24"/>
          <w:szCs w:val="24"/>
        </w:rPr>
        <w:t>7530 Wayne Avenue, University City, MO 63130-1320 USA</w:t>
      </w:r>
    </w:p>
    <w:p w14:paraId="049C896F" w14:textId="77777777" w:rsidR="005442EA" w:rsidRDefault="005442EA" w:rsidP="00285E40">
      <w:pPr>
        <w:rPr>
          <w:rFonts w:ascii="Times New Roman" w:hAnsi="Times New Roman" w:cs="Times New Roman"/>
          <w:sz w:val="24"/>
          <w:szCs w:val="24"/>
        </w:rPr>
      </w:pPr>
      <w:r>
        <w:rPr>
          <w:rFonts w:ascii="Times New Roman" w:hAnsi="Times New Roman" w:cs="Times New Roman"/>
          <w:sz w:val="24"/>
          <w:szCs w:val="24"/>
        </w:rPr>
        <w:t>malcolm.townes@slu.edu</w:t>
      </w:r>
    </w:p>
    <w:p w14:paraId="045113C3" w14:textId="77777777" w:rsidR="00285E40" w:rsidRDefault="00285E40" w:rsidP="00285E40">
      <w:pPr>
        <w:rPr>
          <w:rFonts w:ascii="Times New Roman" w:hAnsi="Times New Roman" w:cs="Times New Roman"/>
          <w:sz w:val="24"/>
          <w:szCs w:val="24"/>
        </w:rPr>
      </w:pPr>
    </w:p>
    <w:p w14:paraId="356FC84D" w14:textId="77777777" w:rsidR="00285E40" w:rsidRDefault="00285E40">
      <w:pPr>
        <w:rPr>
          <w:rFonts w:ascii="Times New Roman" w:hAnsi="Times New Roman" w:cs="Times New Roman"/>
          <w:sz w:val="24"/>
          <w:szCs w:val="24"/>
        </w:rPr>
      </w:pPr>
      <w:r>
        <w:rPr>
          <w:rFonts w:ascii="Times New Roman" w:hAnsi="Times New Roman" w:cs="Times New Roman"/>
          <w:sz w:val="24"/>
          <w:szCs w:val="24"/>
        </w:rPr>
        <w:br w:type="page"/>
      </w:r>
    </w:p>
    <w:p w14:paraId="1C640F1C" w14:textId="77777777" w:rsidR="00ED3A93" w:rsidRDefault="00A95B39" w:rsidP="00A95B39">
      <w:pPr>
        <w:spacing w:after="0" w:line="480" w:lineRule="auto"/>
        <w:jc w:val="center"/>
        <w:rPr>
          <w:rFonts w:ascii="Times New Roman" w:hAnsi="Times New Roman" w:cs="Times New Roman"/>
          <w:sz w:val="24"/>
          <w:szCs w:val="24"/>
        </w:rPr>
      </w:pPr>
      <w:bookmarkStart w:id="26" w:name="Abstract"/>
      <w:bookmarkEnd w:id="26"/>
      <w:commentRangeStart w:id="27"/>
      <w:r>
        <w:rPr>
          <w:rFonts w:ascii="Times New Roman" w:hAnsi="Times New Roman" w:cs="Times New Roman"/>
          <w:sz w:val="24"/>
          <w:szCs w:val="24"/>
        </w:rPr>
        <w:lastRenderedPageBreak/>
        <w:t>Abstract</w:t>
      </w:r>
      <w:commentRangeEnd w:id="27"/>
      <w:r w:rsidR="00D45EAD">
        <w:rPr>
          <w:rStyle w:val="CommentReference"/>
        </w:rPr>
        <w:commentReference w:id="27"/>
      </w:r>
    </w:p>
    <w:p w14:paraId="45A4768B" w14:textId="77777777"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 xml:space="preserve">Technology transfer </w:t>
      </w:r>
      <w:r w:rsidR="00413708">
        <w:rPr>
          <w:rFonts w:ascii="Times New Roman" w:hAnsi="Times New Roman" w:cs="Times New Roman"/>
          <w:sz w:val="24"/>
          <w:szCs w:val="24"/>
        </w:rPr>
        <w:t xml:space="preserve">can be broadly conceived as the conveyance from one person or entity to another person or entity of a capability to perform a useful task, </w:t>
      </w:r>
      <w:r w:rsidR="0004071F">
        <w:rPr>
          <w:rFonts w:ascii="Times New Roman" w:hAnsi="Times New Roman" w:cs="Times New Roman"/>
          <w:sz w:val="24"/>
          <w:szCs w:val="24"/>
        </w:rPr>
        <w:t>achieve</w:t>
      </w:r>
      <w:r w:rsidR="00413708">
        <w:rPr>
          <w:rFonts w:ascii="Times New Roman" w:hAnsi="Times New Roman" w:cs="Times New Roman"/>
          <w:sz w:val="24"/>
          <w:szCs w:val="24"/>
        </w:rPr>
        <w:t xml:space="preserve"> a beneficial accomplishment, or reap the benefits thereof</w:t>
      </w:r>
      <w:r w:rsidR="005941BF">
        <w:rPr>
          <w:rFonts w:ascii="Times New Roman" w:hAnsi="Times New Roman" w:cs="Times New Roman"/>
          <w:sz w:val="24"/>
          <w:szCs w:val="24"/>
        </w:rPr>
        <w:t xml:space="preserve">.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commentRangeStart w:id="28"/>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w:t>
      </w:r>
      <w:r w:rsidR="00094BF3">
        <w:rPr>
          <w:rFonts w:ascii="Times New Roman" w:hAnsi="Times New Roman" w:cs="Times New Roman"/>
          <w:sz w:val="24"/>
          <w:szCs w:val="24"/>
        </w:rPr>
        <w:t>approaches to assessing</w:t>
      </w:r>
      <w:r w:rsidR="00D458FA">
        <w:rPr>
          <w:rFonts w:ascii="Times New Roman" w:hAnsi="Times New Roman" w:cs="Times New Roman"/>
          <w:sz w:val="24"/>
          <w:szCs w:val="24"/>
        </w:rPr>
        <w:t xml:space="preserve"> technology transfer</w:t>
      </w:r>
      <w:r w:rsidR="00094BF3">
        <w:rPr>
          <w:rFonts w:ascii="Times New Roman" w:hAnsi="Times New Roman" w:cs="Times New Roman"/>
          <w:sz w:val="24"/>
          <w:szCs w:val="24"/>
        </w:rPr>
        <w:t xml:space="preserve"> results</w:t>
      </w:r>
      <w:r w:rsidR="00D458FA">
        <w:rPr>
          <w:rFonts w:ascii="Times New Roman" w:hAnsi="Times New Roman" w:cs="Times New Roman"/>
          <w:sz w:val="24"/>
          <w:szCs w:val="24"/>
        </w:rPr>
        <w:t xml:space="preserve"> may lack construct validity and content validity</w:t>
      </w:r>
      <w:r w:rsidR="002A60C1">
        <w:rPr>
          <w:rFonts w:ascii="Times New Roman" w:hAnsi="Times New Roman" w:cs="Times New Roman"/>
          <w:sz w:val="24"/>
          <w:szCs w:val="24"/>
        </w:rPr>
        <w:t xml:space="preserve"> because </w:t>
      </w:r>
      <w:r w:rsidR="0004071F">
        <w:rPr>
          <w:rFonts w:ascii="Times New Roman" w:hAnsi="Times New Roman" w:cs="Times New Roman"/>
          <w:sz w:val="24"/>
          <w:szCs w:val="24"/>
        </w:rPr>
        <w:t xml:space="preserve">generally </w:t>
      </w:r>
      <w:r w:rsidR="002A60C1">
        <w:rPr>
          <w:rFonts w:ascii="Times New Roman" w:hAnsi="Times New Roman" w:cs="Times New Roman"/>
          <w:sz w:val="24"/>
          <w:szCs w:val="24"/>
        </w:rPr>
        <w:t>they focus</w:t>
      </w:r>
      <w:r w:rsidR="0004071F">
        <w:rPr>
          <w:rFonts w:ascii="Times New Roman" w:hAnsi="Times New Roman" w:cs="Times New Roman"/>
          <w:sz w:val="24"/>
          <w:szCs w:val="24"/>
        </w:rPr>
        <w:t xml:space="preserve"> exclusively</w:t>
      </w:r>
      <w:r w:rsidR="002A60C1">
        <w:rPr>
          <w:rFonts w:ascii="Times New Roman" w:hAnsi="Times New Roman" w:cs="Times New Roman"/>
          <w:sz w:val="24"/>
          <w:szCs w:val="24"/>
        </w:rPr>
        <w:t xml:space="preserve"> on transactional-based indicators</w:t>
      </w:r>
      <w:r w:rsidR="00D458FA">
        <w:rPr>
          <w:rFonts w:ascii="Times New Roman" w:hAnsi="Times New Roman" w:cs="Times New Roman"/>
          <w:sz w:val="24"/>
          <w:szCs w:val="24"/>
        </w:rPr>
        <w:t xml:space="preserve">.  </w:t>
      </w:r>
      <w:r w:rsidR="0004071F">
        <w:rPr>
          <w:rFonts w:ascii="Times New Roman" w:hAnsi="Times New Roman" w:cs="Times New Roman"/>
          <w:sz w:val="24"/>
          <w:szCs w:val="24"/>
        </w:rPr>
        <w:t>Consequently</w:t>
      </w:r>
      <w:r w:rsidR="00D458FA">
        <w:rPr>
          <w:rFonts w:ascii="Times New Roman" w:hAnsi="Times New Roman" w:cs="Times New Roman"/>
          <w:sz w:val="24"/>
          <w:szCs w:val="24"/>
        </w:rPr>
        <w:t>,</w:t>
      </w:r>
      <w:r w:rsidR="00094BF3">
        <w:rPr>
          <w:rFonts w:ascii="Times New Roman" w:hAnsi="Times New Roman" w:cs="Times New Roman"/>
          <w:sz w:val="24"/>
          <w:szCs w:val="24"/>
        </w:rPr>
        <w:t xml:space="preserve"> any conclusions drawn from</w:t>
      </w:r>
      <w:r w:rsidR="00D458FA">
        <w:rPr>
          <w:rFonts w:ascii="Times New Roman" w:hAnsi="Times New Roman" w:cs="Times New Roman"/>
          <w:sz w:val="24"/>
          <w:szCs w:val="24"/>
        </w:rPr>
        <w:t xml:space="preserve"> studies</w:t>
      </w:r>
      <w:r w:rsidR="00094BF3">
        <w:rPr>
          <w:rFonts w:ascii="Times New Roman" w:hAnsi="Times New Roman" w:cs="Times New Roman"/>
          <w:sz w:val="24"/>
          <w:szCs w:val="24"/>
        </w:rPr>
        <w:t xml:space="preserve"> based on such approaches</w:t>
      </w:r>
      <w:r w:rsidR="00D458FA">
        <w:rPr>
          <w:rFonts w:ascii="Times New Roman" w:hAnsi="Times New Roman" w:cs="Times New Roman"/>
          <w:sz w:val="24"/>
          <w:szCs w:val="24"/>
        </w:rPr>
        <w:t xml:space="preserve"> are likely to be inadequate at best or misleading at worst.  </w:t>
      </w:r>
      <w:commentRangeEnd w:id="28"/>
      <w:r w:rsidR="00CA0FF6">
        <w:rPr>
          <w:rStyle w:val="CommentReference"/>
        </w:rPr>
        <w:commentReference w:id="28"/>
      </w:r>
      <w:r w:rsidRPr="00522BED">
        <w:rPr>
          <w:rFonts w:ascii="Times New Roman" w:hAnsi="Times New Roman" w:cs="Times New Roman"/>
          <w:sz w:val="24"/>
          <w:szCs w:val="24"/>
        </w:rPr>
        <w:t xml:space="preserve">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r w:rsidR="00057720" w:rsidRPr="00057720">
        <w:rPr>
          <w:rFonts w:ascii="Times New Roman" w:hAnsi="Times New Roman" w:cs="Times New Roman"/>
          <w:sz w:val="24"/>
          <w:szCs w:val="24"/>
        </w:rPr>
        <w:t xml:space="preserve"> </w:t>
      </w:r>
      <w:r w:rsidR="00057720">
        <w:rPr>
          <w:rFonts w:ascii="Times New Roman" w:hAnsi="Times New Roman" w:cs="Times New Roman"/>
          <w:sz w:val="24"/>
          <w:szCs w:val="24"/>
        </w:rPr>
        <w:t xml:space="preserve"> </w:t>
      </w:r>
      <w:commentRangeStart w:id="29"/>
      <w:r w:rsidR="00057720">
        <w:rPr>
          <w:rFonts w:ascii="Times New Roman" w:hAnsi="Times New Roman" w:cs="Times New Roman"/>
          <w:sz w:val="24"/>
          <w:szCs w:val="24"/>
        </w:rPr>
        <w:t xml:space="preserve">The results of this study suggest that it is feasible to consider alternative measures of technology transfer that capture aspects not reflected in measures used in previous studies.  </w:t>
      </w:r>
      <w:commentRangeEnd w:id="29"/>
      <w:r w:rsidR="00CA0FF6">
        <w:rPr>
          <w:rStyle w:val="CommentReference"/>
        </w:rPr>
        <w:commentReference w:id="29"/>
      </w:r>
      <w:commentRangeStart w:id="30"/>
      <w:r w:rsidR="00057720">
        <w:rPr>
          <w:rFonts w:ascii="Times New Roman" w:hAnsi="Times New Roman" w:cs="Times New Roman"/>
          <w:sz w:val="24"/>
          <w:szCs w:val="24"/>
        </w:rPr>
        <w:t>The study results revealed that although the number of claims of a patent was associated with positive technology transfer outcomes</w:t>
      </w:r>
      <w:r w:rsidR="00C67E7C" w:rsidRPr="00C67E7C">
        <w:rPr>
          <w:rFonts w:ascii="Times New Roman" w:hAnsi="Times New Roman" w:cs="Times New Roman"/>
          <w:sz w:val="24"/>
          <w:szCs w:val="24"/>
        </w:rPr>
        <w:t xml:space="preserve"> </w:t>
      </w:r>
      <w:r w:rsidR="00C67E7C">
        <w:rPr>
          <w:rFonts w:ascii="Times New Roman" w:hAnsi="Times New Roman" w:cs="Times New Roman"/>
          <w:sz w:val="24"/>
          <w:szCs w:val="24"/>
        </w:rPr>
        <w:t>as measured by the number of citations a patent receives from other patents</w:t>
      </w:r>
      <w:r w:rsidR="00057720">
        <w:rPr>
          <w:rFonts w:ascii="Times New Roman" w:hAnsi="Times New Roman" w:cs="Times New Roman"/>
          <w:sz w:val="24"/>
          <w:szCs w:val="24"/>
        </w:rPr>
        <w:t>, the strength of the relationship was mu</w:t>
      </w:r>
      <w:r w:rsidR="002A60C1">
        <w:rPr>
          <w:rFonts w:ascii="Times New Roman" w:hAnsi="Times New Roman" w:cs="Times New Roman"/>
          <w:sz w:val="24"/>
          <w:szCs w:val="24"/>
        </w:rPr>
        <w:t>ch less than expected.  T</w:t>
      </w:r>
      <w:r w:rsidR="00057720">
        <w:rPr>
          <w:rFonts w:ascii="Times New Roman" w:hAnsi="Times New Roman" w:cs="Times New Roman"/>
          <w:sz w:val="24"/>
          <w:szCs w:val="24"/>
        </w:rPr>
        <w:t xml:space="preserve">he generality of the patent </w:t>
      </w:r>
      <w:r w:rsidR="002A60C1">
        <w:rPr>
          <w:rFonts w:ascii="Times New Roman" w:hAnsi="Times New Roman" w:cs="Times New Roman"/>
          <w:sz w:val="24"/>
          <w:szCs w:val="24"/>
        </w:rPr>
        <w:t xml:space="preserve">was positively </w:t>
      </w:r>
      <w:r w:rsidR="00057720">
        <w:rPr>
          <w:rFonts w:ascii="Times New Roman" w:hAnsi="Times New Roman" w:cs="Times New Roman"/>
          <w:sz w:val="24"/>
          <w:szCs w:val="24"/>
        </w:rPr>
        <w:t>associat</w:t>
      </w:r>
      <w:r w:rsidR="002A60C1">
        <w:rPr>
          <w:rFonts w:ascii="Times New Roman" w:hAnsi="Times New Roman" w:cs="Times New Roman"/>
          <w:sz w:val="24"/>
          <w:szCs w:val="24"/>
        </w:rPr>
        <w:t>ed</w:t>
      </w:r>
      <w:r w:rsidR="00057720">
        <w:rPr>
          <w:rFonts w:ascii="Times New Roman" w:hAnsi="Times New Roman" w:cs="Times New Roman"/>
          <w:sz w:val="24"/>
          <w:szCs w:val="24"/>
        </w:rPr>
        <w:t xml:space="preserve"> with technology transfer outcomes</w:t>
      </w:r>
      <w:r w:rsidR="002A60C1">
        <w:rPr>
          <w:rFonts w:ascii="Times New Roman" w:hAnsi="Times New Roman" w:cs="Times New Roman"/>
          <w:sz w:val="24"/>
          <w:szCs w:val="24"/>
        </w:rPr>
        <w:t xml:space="preserve"> and had the strongest influence by far</w:t>
      </w:r>
      <w:r w:rsidR="00057720">
        <w:rPr>
          <w:rFonts w:ascii="Times New Roman" w:hAnsi="Times New Roman" w:cs="Times New Roman"/>
          <w:sz w:val="24"/>
          <w:szCs w:val="24"/>
        </w:rPr>
        <w:t>.  While the originality of a patent also had a fairly s</w:t>
      </w:r>
      <w:r w:rsidR="0004071F">
        <w:rPr>
          <w:rFonts w:ascii="Times New Roman" w:hAnsi="Times New Roman" w:cs="Times New Roman"/>
          <w:sz w:val="24"/>
          <w:szCs w:val="24"/>
        </w:rPr>
        <w:t xml:space="preserve">trong association with outcomes, </w:t>
      </w:r>
      <w:r w:rsidR="00057720">
        <w:rPr>
          <w:rFonts w:ascii="Times New Roman" w:hAnsi="Times New Roman" w:cs="Times New Roman"/>
          <w:sz w:val="24"/>
          <w:szCs w:val="24"/>
        </w:rPr>
        <w:t>this association was negative.</w:t>
      </w:r>
      <w:commentRangeEnd w:id="30"/>
      <w:r w:rsidR="00CA0FF6">
        <w:rPr>
          <w:rStyle w:val="CommentReference"/>
        </w:rPr>
        <w:commentReference w:id="30"/>
      </w:r>
    </w:p>
    <w:p w14:paraId="51649660" w14:textId="77777777" w:rsidR="002A60C1" w:rsidRDefault="00993EDF" w:rsidP="002A60C1">
      <w:pPr>
        <w:spacing w:after="0" w:line="480" w:lineRule="auto"/>
        <w:rPr>
          <w:rFonts w:ascii="Times New Roman" w:hAnsi="Times New Roman" w:cs="Times New Roman"/>
          <w:b/>
          <w:sz w:val="24"/>
          <w:szCs w:val="24"/>
        </w:rPr>
      </w:pPr>
      <w:commentRangeStart w:id="31"/>
      <w:r>
        <w:rPr>
          <w:rFonts w:ascii="Times New Roman" w:hAnsi="Times New Roman" w:cs="Times New Roman"/>
          <w:sz w:val="24"/>
          <w:szCs w:val="24"/>
        </w:rPr>
        <w:tab/>
        <w:t>Keywords</w:t>
      </w:r>
      <w:commentRangeEnd w:id="31"/>
      <w:r w:rsidR="00CA0FF6">
        <w:rPr>
          <w:rStyle w:val="CommentReference"/>
        </w:rPr>
        <w:commentReference w:id="31"/>
      </w:r>
      <w:r>
        <w:rPr>
          <w:rFonts w:ascii="Times New Roman" w:hAnsi="Times New Roman" w:cs="Times New Roman"/>
          <w:sz w:val="24"/>
          <w:szCs w:val="24"/>
        </w:rPr>
        <w:t xml:space="preserve">: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bookmarkStart w:id="32" w:name="Introduction"/>
      <w:bookmarkEnd w:id="32"/>
      <w:r w:rsidR="002A60C1">
        <w:rPr>
          <w:rFonts w:ascii="Times New Roman" w:hAnsi="Times New Roman" w:cs="Times New Roman"/>
          <w:b/>
          <w:sz w:val="24"/>
          <w:szCs w:val="24"/>
        </w:rPr>
        <w:br w:type="page"/>
      </w:r>
    </w:p>
    <w:p w14:paraId="1AE9BF96" w14:textId="77777777"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14:paraId="1467A7C0" w14:textId="77777777"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w:t>
      </w:r>
      <w:r w:rsidR="004811F9">
        <w:rPr>
          <w:rFonts w:ascii="Times New Roman" w:hAnsi="Times New Roman" w:cs="Times New Roman"/>
          <w:sz w:val="24"/>
          <w:szCs w:val="24"/>
        </w:rPr>
        <w:t xml:space="preserve"> end of World War II (Bush, 1945</w:t>
      </w:r>
      <w:r w:rsidR="00DC5157">
        <w:rPr>
          <w:rFonts w:ascii="Times New Roman" w:hAnsi="Times New Roman" w:cs="Times New Roman"/>
          <w:sz w:val="24"/>
          <w:szCs w:val="24"/>
        </w:rPr>
        <w:t xml:space="preserve">).  While there is no official definition of technology transfer, </w:t>
      </w:r>
      <w:del w:id="33" w:author="Hisako Matsuo" w:date="2018-12-16T10:59:00Z">
        <w:r w:rsidR="00DC5157" w:rsidDel="00CA0FF6">
          <w:rPr>
            <w:rFonts w:ascii="Times New Roman" w:hAnsi="Times New Roman" w:cs="Times New Roman"/>
            <w:sz w:val="24"/>
            <w:szCs w:val="24"/>
          </w:rPr>
          <w:delText xml:space="preserve">I propose that </w:delText>
        </w:r>
      </w:del>
      <w:r w:rsidR="00DC5157">
        <w:rPr>
          <w:rFonts w:ascii="Times New Roman" w:hAnsi="Times New Roman" w:cs="Times New Roman"/>
          <w:sz w:val="24"/>
          <w:szCs w:val="24"/>
        </w:rPr>
        <w:t xml:space="preserve">it can be broadly conceived as the conveyance from one person or entity to another person or entity of a capability to perform a useful task, </w:t>
      </w:r>
      <w:r w:rsidR="00DF4131">
        <w:rPr>
          <w:rFonts w:ascii="Times New Roman" w:hAnsi="Times New Roman" w:cs="Times New Roman"/>
          <w:sz w:val="24"/>
          <w:szCs w:val="24"/>
        </w:rPr>
        <w:t>achieve</w:t>
      </w:r>
      <w:r w:rsidR="00DC5157">
        <w:rPr>
          <w:rFonts w:ascii="Times New Roman" w:hAnsi="Times New Roman" w:cs="Times New Roman"/>
          <w:sz w:val="24"/>
          <w:szCs w:val="24"/>
        </w:rPr>
        <w:t xml:space="preserve"> a beneficial accomplishment, or reap the benefits thereof.</w:t>
      </w:r>
    </w:p>
    <w:p w14:paraId="679B2473" w14:textId="77777777"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14:paraId="45D2365B" w14:textId="77777777"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w:t>
      </w:r>
      <w:r w:rsidR="003F27DB">
        <w:rPr>
          <w:rFonts w:ascii="Times New Roman" w:hAnsi="Times New Roman" w:cs="Times New Roman"/>
          <w:sz w:val="24"/>
          <w:szCs w:val="24"/>
        </w:rPr>
        <w:t>R&amp;D is less than 3.7</w:t>
      </w:r>
      <w:r w:rsidRPr="00AE708E">
        <w:rPr>
          <w:rFonts w:ascii="Times New Roman" w:hAnsi="Times New Roman" w:cs="Times New Roman"/>
          <w:sz w:val="24"/>
          <w:szCs w:val="24"/>
        </w:rPr>
        <w:t xml:space="preserve">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w:t>
      </w:r>
      <w:r w:rsidR="000B56F2">
        <w:rPr>
          <w:rFonts w:ascii="Times New Roman" w:hAnsi="Times New Roman" w:cs="Times New Roman"/>
          <w:sz w:val="24"/>
          <w:szCs w:val="24"/>
        </w:rPr>
        <w:t>at least 110</w:t>
      </w:r>
      <w:r w:rsidRPr="00AE708E">
        <w:rPr>
          <w:rFonts w:ascii="Times New Roman" w:hAnsi="Times New Roman" w:cs="Times New Roman"/>
          <w:sz w:val="24"/>
          <w:szCs w:val="24"/>
        </w:rPr>
        <w:t xml:space="preserve">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w:t>
      </w:r>
      <w:ins w:id="34" w:author="Hisako Matsuo" w:date="2018-12-16T11:01:00Z">
        <w:r w:rsidR="00CA0FF6">
          <w:rPr>
            <w:rFonts w:ascii="Times New Roman" w:hAnsi="Times New Roman" w:cs="Times New Roman"/>
            <w:sz w:val="24"/>
            <w:szCs w:val="24"/>
          </w:rPr>
          <w:t xml:space="preserve"> Figure</w:t>
        </w:r>
      </w:ins>
      <w:del w:id="35" w:author="Hisako Matsuo" w:date="2018-12-16T11:01:00Z">
        <w:r w:rsidDel="00CA0FF6">
          <w:rPr>
            <w:rFonts w:ascii="Times New Roman" w:hAnsi="Times New Roman" w:cs="Times New Roman"/>
            <w:sz w:val="24"/>
            <w:szCs w:val="24"/>
          </w:rPr>
          <w:delText xml:space="preserve"> Table</w:delText>
        </w:r>
      </w:del>
      <w:r>
        <w:rPr>
          <w:rFonts w:ascii="Times New Roman" w:hAnsi="Times New Roman" w:cs="Times New Roman"/>
          <w:sz w:val="24"/>
          <w:szCs w:val="24"/>
        </w:rPr>
        <w:t xml:space="preserve"> 1 shows, federal </w:t>
      </w:r>
      <w:r w:rsidR="009D65B5">
        <w:rPr>
          <w:rFonts w:ascii="Times New Roman" w:hAnsi="Times New Roman" w:cs="Times New Roman"/>
          <w:sz w:val="24"/>
          <w:szCs w:val="24"/>
        </w:rPr>
        <w:t xml:space="preserve">R&amp;D </w:t>
      </w:r>
      <w:r>
        <w:rPr>
          <w:rFonts w:ascii="Times New Roman" w:hAnsi="Times New Roman" w:cs="Times New Roman"/>
          <w:sz w:val="24"/>
          <w:szCs w:val="24"/>
        </w:rPr>
        <w:t xml:space="preserve">expenditures is equivalent to roughly 20 percent of the federal budget </w:t>
      </w:r>
      <w:r>
        <w:rPr>
          <w:rFonts w:ascii="Times New Roman" w:hAnsi="Times New Roman" w:cs="Times New Roman"/>
          <w:sz w:val="24"/>
          <w:szCs w:val="24"/>
        </w:rPr>
        <w:lastRenderedPageBreak/>
        <w:t xml:space="preserve">deficit and exceeds federal spending on transportation, the Supplemental Nutrition Assistance Program (SNAP), and law courts (U.S. Spending, n.d.). </w:t>
      </w:r>
    </w:p>
    <w:p w14:paraId="2C7C0E16" w14:textId="77777777" w:rsidR="00CA0FF6" w:rsidRDefault="00CA0FF6" w:rsidP="00CA5513">
      <w:pPr>
        <w:spacing w:after="0" w:line="480" w:lineRule="auto"/>
        <w:ind w:firstLine="720"/>
        <w:rPr>
          <w:rFonts w:ascii="Times New Roman" w:hAnsi="Times New Roman" w:cs="Times New Roman"/>
          <w:sz w:val="24"/>
          <w:szCs w:val="24"/>
        </w:rPr>
      </w:pPr>
    </w:p>
    <w:p w14:paraId="2E353158" w14:textId="77777777" w:rsidR="00CA0FF6" w:rsidRDefault="00CA0FF6" w:rsidP="00CA5513">
      <w:pPr>
        <w:spacing w:after="0" w:line="480" w:lineRule="auto"/>
        <w:ind w:firstLine="720"/>
        <w:rPr>
          <w:rFonts w:ascii="Times New Roman" w:hAnsi="Times New Roman" w:cs="Times New Roman"/>
          <w:sz w:val="24"/>
          <w:szCs w:val="24"/>
        </w:rPr>
      </w:pPr>
    </w:p>
    <w:p w14:paraId="49B2BE28" w14:textId="77777777" w:rsidR="00CA0FF6" w:rsidRDefault="00CA0FF6" w:rsidP="00CA5513">
      <w:pPr>
        <w:spacing w:after="0" w:line="480" w:lineRule="auto"/>
        <w:ind w:firstLine="720"/>
        <w:rPr>
          <w:rFonts w:ascii="Times New Roman" w:hAnsi="Times New Roman" w:cs="Times New Roman"/>
          <w:sz w:val="24"/>
          <w:szCs w:val="24"/>
        </w:rPr>
      </w:pPr>
      <w:r>
        <w:rPr>
          <w:rStyle w:val="CommentReference"/>
        </w:rPr>
        <w:commentReference w:id="36"/>
      </w:r>
    </w:p>
    <w:p w14:paraId="6935DF6B" w14:textId="77777777"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zh-TW"/>
        </w:rPr>
        <w:drawing>
          <wp:inline distT="0" distB="0" distL="0" distR="0" wp14:anchorId="2D7AD286" wp14:editId="5BEB184C">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52C8F25F" w14:textId="77777777" w:rsidR="008F46CE" w:rsidRDefault="008F46CE" w:rsidP="008F46CE">
      <w:pPr>
        <w:spacing w:after="0" w:line="480" w:lineRule="auto"/>
        <w:rPr>
          <w:rFonts w:ascii="Times New Roman" w:hAnsi="Times New Roman" w:cs="Times New Roman"/>
          <w:sz w:val="24"/>
          <w:szCs w:val="24"/>
        </w:rPr>
      </w:pPr>
      <w:r>
        <w:rPr>
          <w:rFonts w:ascii="Times New Roman" w:hAnsi="Times New Roman" w:cs="Times New Roman"/>
          <w:sz w:val="24"/>
          <w:szCs w:val="24"/>
        </w:rPr>
        <w:t>Figure 1. Federal Government Expenditures for Fiscal Year 2018</w:t>
      </w:r>
    </w:p>
    <w:p w14:paraId="020712F0" w14:textId="77777777"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several potential benefits to developing predictive models to </w:t>
      </w:r>
      <w:r w:rsidR="00682FB0">
        <w:rPr>
          <w:rFonts w:ascii="Times New Roman" w:hAnsi="Times New Roman" w:cs="Times New Roman"/>
          <w:sz w:val="24"/>
          <w:szCs w:val="24"/>
        </w:rPr>
        <w:t xml:space="preserve">better </w:t>
      </w:r>
      <w:r>
        <w:rPr>
          <w:rFonts w:ascii="Times New Roman" w:hAnsi="Times New Roman" w:cs="Times New Roman"/>
          <w:sz w:val="24"/>
          <w:szCs w:val="24"/>
        </w:rPr>
        <w:t>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Jun &amp; Park, 2015).  </w:t>
      </w:r>
    </w:p>
    <w:p w14:paraId="646E2E4B" w14:textId="77777777"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ins w:id="37" w:author="Hisako Matsuo" w:date="2018-12-16T11:03:00Z">
        <w:r w:rsidR="00CA0FF6">
          <w:rPr>
            <w:rFonts w:ascii="Times New Roman" w:hAnsi="Times New Roman" w:cs="Times New Roman"/>
            <w:sz w:val="24"/>
            <w:szCs w:val="24"/>
          </w:rPr>
          <w:t xml:space="preserve">; </w:t>
        </w:r>
      </w:ins>
      <w:del w:id="38" w:author="Hisako Matsuo" w:date="2018-12-16T11:03:00Z">
        <w:r w:rsidRPr="00BA68FF" w:rsidDel="00CA0FF6">
          <w:rPr>
            <w:rFonts w:ascii="Times New Roman" w:hAnsi="Times New Roman" w:cs="Times New Roman"/>
            <w:sz w:val="24"/>
            <w:szCs w:val="24"/>
          </w:rPr>
          <w:delText xml:space="preserve"> that remain unanswered or </w:delText>
        </w:r>
        <w:r w:rsidDel="00CA0FF6">
          <w:rPr>
            <w:rFonts w:ascii="Times New Roman" w:hAnsi="Times New Roman" w:cs="Times New Roman"/>
            <w:sz w:val="24"/>
            <w:szCs w:val="24"/>
          </w:rPr>
          <w:delText>under</w:delText>
        </w:r>
        <w:r w:rsidRPr="00BA68FF" w:rsidDel="00CA0FF6">
          <w:rPr>
            <w:rFonts w:ascii="Times New Roman" w:hAnsi="Times New Roman" w:cs="Times New Roman"/>
            <w:sz w:val="24"/>
            <w:szCs w:val="24"/>
          </w:rPr>
          <w:delText>explor</w:delText>
        </w:r>
        <w:r w:rsidDel="00CA0FF6">
          <w:rPr>
            <w:rFonts w:ascii="Times New Roman" w:hAnsi="Times New Roman" w:cs="Times New Roman"/>
            <w:sz w:val="24"/>
            <w:szCs w:val="24"/>
          </w:rPr>
          <w:delText>ed</w:delText>
        </w:r>
        <w:r w:rsidRPr="00BA68FF" w:rsidDel="00CA0FF6">
          <w:rPr>
            <w:rFonts w:ascii="Times New Roman" w:hAnsi="Times New Roman" w:cs="Times New Roman"/>
            <w:sz w:val="24"/>
            <w:szCs w:val="24"/>
          </w:rPr>
          <w:delText xml:space="preserve"> </w:delText>
        </w:r>
        <w:r w:rsidDel="00CA0FF6">
          <w:rPr>
            <w:rFonts w:ascii="Times New Roman" w:hAnsi="Times New Roman" w:cs="Times New Roman"/>
            <w:sz w:val="24"/>
            <w:szCs w:val="24"/>
          </w:rPr>
          <w:delText xml:space="preserve">including </w:delText>
        </w:r>
      </w:del>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w:t>
      </w:r>
      <w:r>
        <w:rPr>
          <w:rFonts w:ascii="Times New Roman" w:hAnsi="Times New Roman" w:cs="Times New Roman"/>
          <w:sz w:val="24"/>
          <w:szCs w:val="24"/>
        </w:rPr>
        <w:lastRenderedPageBreak/>
        <w:t>(2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14:paraId="71F2DA6C" w14:textId="77777777" w:rsidR="00C42D7F" w:rsidRDefault="001C3CC5" w:rsidP="00C1307D">
      <w:pPr>
        <w:spacing w:after="0" w:line="480" w:lineRule="auto"/>
        <w:ind w:firstLine="720"/>
        <w:rPr>
          <w:rFonts w:ascii="Times New Roman" w:hAnsi="Times New Roman" w:cs="Times New Roman"/>
          <w:sz w:val="24"/>
          <w:szCs w:val="24"/>
        </w:rPr>
      </w:pPr>
      <w:del w:id="39" w:author="Hisako Matsuo" w:date="2018-12-16T11:03:00Z">
        <w:r w:rsidDel="00CA0FF6">
          <w:rPr>
            <w:rFonts w:ascii="Times New Roman" w:hAnsi="Times New Roman" w:cs="Times New Roman"/>
            <w:sz w:val="24"/>
            <w:szCs w:val="24"/>
          </w:rPr>
          <w:delText xml:space="preserve">I propose that </w:delText>
        </w:r>
      </w:del>
      <w:r>
        <w:rPr>
          <w:rFonts w:ascii="Times New Roman" w:hAnsi="Times New Roman" w:cs="Times New Roman"/>
          <w:sz w:val="24"/>
          <w:szCs w:val="24"/>
        </w:rPr>
        <w:t>the typical approaches to defining and measuring technology transfer</w:t>
      </w:r>
      <w:r w:rsidR="00BB0CC4">
        <w:rPr>
          <w:rFonts w:ascii="Times New Roman" w:hAnsi="Times New Roman" w:cs="Times New Roman"/>
          <w:sz w:val="24"/>
          <w:szCs w:val="24"/>
        </w:rPr>
        <w:t xml:space="preserve"> may</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w:t>
      </w:r>
      <w:commentRangeStart w:id="40"/>
      <w:r w:rsidR="008B7C57">
        <w:rPr>
          <w:rFonts w:ascii="Times New Roman" w:hAnsi="Times New Roman" w:cs="Times New Roman"/>
          <w:sz w:val="24"/>
          <w:szCs w:val="24"/>
        </w:rPr>
        <w:t xml:space="preserve">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BB0CC4">
        <w:rPr>
          <w:rFonts w:ascii="Times New Roman" w:hAnsi="Times New Roman" w:cs="Times New Roman"/>
          <w:sz w:val="24"/>
          <w:szCs w:val="24"/>
        </w:rPr>
        <w:t xml:space="preserve"> adequately represents those</w:t>
      </w:r>
      <w:r w:rsidR="0040037F">
        <w:rPr>
          <w:rFonts w:ascii="Times New Roman" w:hAnsi="Times New Roman" w:cs="Times New Roman"/>
          <w:sz w:val="24"/>
          <w:szCs w:val="24"/>
        </w:rPr>
        <w:t xml:space="preserve"> concepts,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of a construct (McD</w:t>
      </w:r>
      <w:r w:rsidR="000F73DE">
        <w:rPr>
          <w:rFonts w:ascii="Times New Roman" w:hAnsi="Times New Roman" w:cs="Times New Roman"/>
          <w:sz w:val="24"/>
          <w:szCs w:val="24"/>
        </w:rPr>
        <w:t xml:space="preserve">avid, Huse, &amp; Hawthorn, 2013). </w:t>
      </w:r>
      <w:commentRangeEnd w:id="40"/>
      <w:r w:rsidR="00CA0FF6">
        <w:rPr>
          <w:rStyle w:val="CommentReference"/>
        </w:rPr>
        <w:commentReference w:id="40"/>
      </w:r>
    </w:p>
    <w:p w14:paraId="0CB256A7" w14:textId="77777777"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w:t>
      </w:r>
      <w:r w:rsidR="00BB0CC4">
        <w:rPr>
          <w:rFonts w:ascii="Times New Roman" w:hAnsi="Times New Roman" w:cs="Times New Roman"/>
          <w:sz w:val="24"/>
          <w:szCs w:val="24"/>
        </w:rPr>
        <w:t xml:space="preserve">of </w:t>
      </w:r>
      <w:r w:rsidR="00C42D7F">
        <w:rPr>
          <w:rFonts w:ascii="Times New Roman" w:hAnsi="Times New Roman" w:cs="Times New Roman"/>
          <w:sz w:val="24"/>
          <w:szCs w:val="24"/>
        </w:rPr>
        <w:t xml:space="preserve">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new business ventures</w:t>
      </w:r>
      <w:commentRangeStart w:id="41"/>
      <w:r w:rsidR="00B45919">
        <w:rPr>
          <w:rFonts w:ascii="Times New Roman" w:hAnsi="Times New Roman" w:cs="Times New Roman"/>
          <w:sz w:val="24"/>
          <w:szCs w:val="24"/>
        </w:rPr>
        <w:t xml:space="preserve">.  </w:t>
      </w:r>
      <w:r w:rsidR="008B7C57">
        <w:rPr>
          <w:rFonts w:ascii="Times New Roman" w:hAnsi="Times New Roman" w:cs="Times New Roman"/>
          <w:sz w:val="24"/>
          <w:szCs w:val="24"/>
        </w:rPr>
        <w:t xml:space="preserve">I propose </w:t>
      </w:r>
      <w:commentRangeEnd w:id="41"/>
      <w:r w:rsidR="00CA0FF6">
        <w:rPr>
          <w:rStyle w:val="CommentReference"/>
        </w:rPr>
        <w:commentReference w:id="41"/>
      </w:r>
      <w:r w:rsidR="008B7C57">
        <w:rPr>
          <w:rFonts w:ascii="Times New Roman" w:hAnsi="Times New Roman" w:cs="Times New Roman"/>
          <w:sz w:val="24"/>
          <w:szCs w:val="24"/>
        </w:rPr>
        <w:t xml:space="preserve">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commentRangeStart w:id="42"/>
      <w:r w:rsidR="008B7C57">
        <w:rPr>
          <w:rFonts w:ascii="Times New Roman" w:hAnsi="Times New Roman" w:cs="Times New Roman"/>
          <w:sz w:val="24"/>
          <w:szCs w:val="24"/>
        </w:rPr>
        <w: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commentRangeEnd w:id="42"/>
      <w:r w:rsidR="00F07413">
        <w:rPr>
          <w:rStyle w:val="CommentReference"/>
        </w:rPr>
        <w:commentReference w:id="42"/>
      </w:r>
    </w:p>
    <w:p w14:paraId="30B2EA0F" w14:textId="77777777" w:rsidR="00046F8C" w:rsidRDefault="00046F8C">
      <w:pPr>
        <w:rPr>
          <w:rFonts w:ascii="Times New Roman" w:hAnsi="Times New Roman" w:cs="Times New Roman"/>
          <w:sz w:val="24"/>
          <w:szCs w:val="24"/>
        </w:rPr>
      </w:pPr>
      <w:r>
        <w:rPr>
          <w:rFonts w:ascii="Times New Roman" w:hAnsi="Times New Roman" w:cs="Times New Roman"/>
          <w:sz w:val="24"/>
          <w:szCs w:val="24"/>
        </w:rPr>
        <w:br w:type="page"/>
      </w:r>
    </w:p>
    <w:p w14:paraId="5ACA0D6D" w14:textId="77777777"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1</w:t>
      </w:r>
    </w:p>
    <w:p w14:paraId="1471EF7C" w14:textId="77777777"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14:paraId="71FD1633" w14:textId="77777777" w:rsidR="00612C71" w:rsidRDefault="00612C71" w:rsidP="00612C71">
      <w:pPr>
        <w:spacing w:after="0" w:line="480" w:lineRule="auto"/>
        <w:rPr>
          <w:rFonts w:ascii="Times New Roman" w:hAnsi="Times New Roman" w:cs="Times New Roman"/>
          <w:sz w:val="24"/>
          <w:szCs w:val="24"/>
        </w:rPr>
      </w:pPr>
      <w:r>
        <w:rPr>
          <w:noProof/>
          <w:lang w:eastAsia="zh-TW"/>
        </w:rPr>
        <mc:AlternateContent>
          <mc:Choice Requires="wpg">
            <w:drawing>
              <wp:inline distT="0" distB="0" distL="0" distR="0" wp14:anchorId="65100F99" wp14:editId="34334151">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14:paraId="29565016"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14:paraId="31A811B6"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14:paraId="29F8D1AF"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14:paraId="572C1DD2"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14:paraId="5280F14E"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14:paraId="37B62C61"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14:paraId="16530744" w14:textId="77777777" w:rsidR="00453A29" w:rsidRPr="00D45EAD" w:rsidRDefault="00453A29" w:rsidP="00612C71">
                              <w:pPr>
                                <w:pStyle w:val="NormalWeb"/>
                                <w:spacing w:before="0" w:beforeAutospacing="0" w:after="0" w:afterAutospacing="0"/>
                                <w:jc w:val="center"/>
                                <w:rPr>
                                  <w:sz w:val="22"/>
                                  <w:szCs w:val="22"/>
                                  <w:lang w:val="fr-FR"/>
                                </w:rPr>
                              </w:pPr>
                              <w:r w:rsidRPr="00D45EAD">
                                <w:rPr>
                                  <w:color w:val="000000" w:themeColor="dark1"/>
                                  <w:kern w:val="24"/>
                                  <w:sz w:val="22"/>
                                  <w:szCs w:val="22"/>
                                  <w:lang w:val="fr-FR"/>
                                </w:rPr>
                                <w:t>Patent documents</w:t>
                              </w:r>
                            </w:p>
                            <w:p w14:paraId="0A4A80DE" w14:textId="77777777" w:rsidR="00453A29" w:rsidRPr="00D45EAD" w:rsidRDefault="00453A29" w:rsidP="00612C71">
                              <w:pPr>
                                <w:pStyle w:val="NormalWeb"/>
                                <w:spacing w:before="0" w:beforeAutospacing="0" w:after="0" w:afterAutospacing="0"/>
                                <w:jc w:val="center"/>
                                <w:rPr>
                                  <w:sz w:val="22"/>
                                  <w:szCs w:val="22"/>
                                  <w:lang w:val="fr-FR"/>
                                </w:rPr>
                              </w:pPr>
                              <w:r w:rsidRPr="00D45EAD">
                                <w:rPr>
                                  <w:color w:val="000000" w:themeColor="dark1"/>
                                  <w:kern w:val="24"/>
                                  <w:sz w:val="22"/>
                                  <w:szCs w:val="22"/>
                                  <w:lang w:val="fr-FR"/>
                                </w:rPr>
                                <w:t>Patent applications</w:t>
                              </w:r>
                            </w:p>
                            <w:p w14:paraId="673E6ADC" w14:textId="77777777" w:rsidR="00453A29" w:rsidRPr="00D45EAD" w:rsidRDefault="00453A29" w:rsidP="00612C71">
                              <w:pPr>
                                <w:pStyle w:val="NormalWeb"/>
                                <w:spacing w:before="0" w:beforeAutospacing="0" w:after="0" w:afterAutospacing="0"/>
                                <w:jc w:val="center"/>
                                <w:rPr>
                                  <w:sz w:val="22"/>
                                  <w:szCs w:val="22"/>
                                  <w:lang w:val="fr-FR"/>
                                </w:rPr>
                              </w:pPr>
                              <w:r w:rsidRPr="00D45EAD">
                                <w:rPr>
                                  <w:color w:val="000000" w:themeColor="dark1"/>
                                  <w:kern w:val="24"/>
                                  <w:sz w:val="22"/>
                                  <w:szCs w:val="22"/>
                                  <w:lang w:val="fr-FR"/>
                                </w:rPr>
                                <w:t>Journal articles</w:t>
                              </w:r>
                            </w:p>
                            <w:p w14:paraId="60966C30"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14:paraId="62DB2055"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14:paraId="0B745884"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14:paraId="09746831"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14:paraId="634B58A4"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14:paraId="5C946E55"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14:paraId="45599C27"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14:paraId="19C865E1"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14:paraId="69ED44F6"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14:paraId="4E7B86EE"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14:paraId="73F43213"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14:paraId="7A31E607"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14:paraId="68D34E70"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14:paraId="0D751E38"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14:paraId="611503AA"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14:paraId="7E3A68DF"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14:paraId="2F38B098"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14:paraId="7C5BF502"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14:paraId="3B645501"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w14:anchorId="65100F99"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" fillcolor="#4f81bd" strokecolor="#385d8a" strokeweight="2pt">
                  <v:textbox>
                    <w:txbxContent>
                      <w:p w14:paraId="29565016"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" fillcolor="#bcbcbc">
                  <v:fill color2="#ededed" rotate="t" angle="180" colors="0 #bcbcbc;22938f #d0d0d0;1 #ededed" focus="100%" type="gradient"/>
                  <v:shadow on="t" color="black" opacity="24903f" origin=",.5" offset="0,.55556mm"/>
                  <v:textbox>
                    <w:txbxContent>
                      <w:p w14:paraId="31A811B6"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" fillcolor="#4f81bd" strokecolor="#385d8a" strokeweight="2pt">
                  <v:textbox>
                    <w:txbxContent>
                      <w:p w14:paraId="29F8D1AF"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" fillcolor="#4f81bd" strokecolor="#385d8a" strokeweight="2pt">
                  <v:textbox>
                    <w:txbxContent>
                      <w:p w14:paraId="572C1DD2"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14:paraId="5280F14E"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14:paraId="37B62C61"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" fillcolor="#bcbcbc">
                  <v:fill color2="#ededed" rotate="t" angle="180" colors="0 #bcbcbc;22938f #d0d0d0;1 #ededed" focus="100%" type="gradient"/>
                  <v:shadow on="t" color="black" opacity="24903f" origin=",.5" offset="0,.55556mm"/>
                  <v:textbox>
                    <w:txbxContent>
                      <w:p w14:paraId="16530744" w14:textId="77777777" w:rsidR="00453A29" w:rsidRPr="00D45EAD" w:rsidRDefault="00453A29" w:rsidP="00612C71">
                        <w:pPr>
                          <w:pStyle w:val="NormalWeb"/>
                          <w:spacing w:before="0" w:beforeAutospacing="0" w:after="0" w:afterAutospacing="0"/>
                          <w:jc w:val="center"/>
                          <w:rPr>
                            <w:sz w:val="22"/>
                            <w:szCs w:val="22"/>
                            <w:lang w:val="fr-FR"/>
                          </w:rPr>
                        </w:pPr>
                        <w:r w:rsidRPr="00D45EAD">
                          <w:rPr>
                            <w:color w:val="000000" w:themeColor="dark1"/>
                            <w:kern w:val="24"/>
                            <w:sz w:val="22"/>
                            <w:szCs w:val="22"/>
                            <w:lang w:val="fr-FR"/>
                          </w:rPr>
                          <w:t>Patent documents</w:t>
                        </w:r>
                      </w:p>
                      <w:p w14:paraId="0A4A80DE" w14:textId="77777777" w:rsidR="00453A29" w:rsidRPr="00D45EAD" w:rsidRDefault="00453A29" w:rsidP="00612C71">
                        <w:pPr>
                          <w:pStyle w:val="NormalWeb"/>
                          <w:spacing w:before="0" w:beforeAutospacing="0" w:after="0" w:afterAutospacing="0"/>
                          <w:jc w:val="center"/>
                          <w:rPr>
                            <w:sz w:val="22"/>
                            <w:szCs w:val="22"/>
                            <w:lang w:val="fr-FR"/>
                          </w:rPr>
                        </w:pPr>
                        <w:r w:rsidRPr="00D45EAD">
                          <w:rPr>
                            <w:color w:val="000000" w:themeColor="dark1"/>
                            <w:kern w:val="24"/>
                            <w:sz w:val="22"/>
                            <w:szCs w:val="22"/>
                            <w:lang w:val="fr-FR"/>
                          </w:rPr>
                          <w:t>Patent applications</w:t>
                        </w:r>
                      </w:p>
                      <w:p w14:paraId="673E6ADC" w14:textId="77777777" w:rsidR="00453A29" w:rsidRPr="00D45EAD" w:rsidRDefault="00453A29" w:rsidP="00612C71">
                        <w:pPr>
                          <w:pStyle w:val="NormalWeb"/>
                          <w:spacing w:before="0" w:beforeAutospacing="0" w:after="0" w:afterAutospacing="0"/>
                          <w:jc w:val="center"/>
                          <w:rPr>
                            <w:sz w:val="22"/>
                            <w:szCs w:val="22"/>
                            <w:lang w:val="fr-FR"/>
                          </w:rPr>
                        </w:pPr>
                        <w:r w:rsidRPr="00D45EAD">
                          <w:rPr>
                            <w:color w:val="000000" w:themeColor="dark1"/>
                            <w:kern w:val="24"/>
                            <w:sz w:val="22"/>
                            <w:szCs w:val="22"/>
                            <w:lang w:val="fr-FR"/>
                          </w:rPr>
                          <w:t>Journal articles</w:t>
                        </w:r>
                      </w:p>
                      <w:p w14:paraId="60966C30"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" fillcolor="#4f81bd" strokecolor="#385d8a" strokeweight="2pt">
                  <v:textbox>
                    <w:txbxContent>
                      <w:p w14:paraId="62DB2055"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14:paraId="0B745884"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14:paraId="09746831"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" fillcolor="#4f81bd" strokecolor="#385d8a" strokeweight="2pt">
                  <v:textbox>
                    <w:txbxContent>
                      <w:p w14:paraId="634B58A4"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14:paraId="5C946E55"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14:paraId="45599C27"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14:paraId="19C865E1"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" fillcolor="#bcbcbc">
                  <v:fill color2="#ededed" rotate="t" angle="180" colors="0 #bcbcbc;22938f #d0d0d0;1 #ededed" focus="100%" type="gradient"/>
                  <v:shadow on="t" color="black" opacity="24903f" origin=",.5" offset="0,.55556mm"/>
                  <v:textbox>
                    <w:txbxContent>
                      <w:p w14:paraId="69ED44F6"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14:paraId="4E7B86EE"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14:paraId="73F43213"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14:paraId="7A31E607" w14:textId="77777777" w:rsidR="00453A29" w:rsidRPr="00612C71" w:rsidRDefault="00453A29"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" fillcolor="#4f81bd" strokecolor="#385d8a" strokeweight="2pt">
                  <v:textbox>
                    <w:txbxContent>
                      <w:p w14:paraId="68D34E70"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14:paraId="0D751E38"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14:paraId="611503AA"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14:paraId="7E3A68DF"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" fillcolor="windowText" strokeweight="2pt">
                  <v:textbox>
                    <w:txbxContent>
                      <w:p w14:paraId="2F38B098"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" fillcolor="windowText" strokeweight="2pt">
                  <v:textbox>
                    <w:txbxContent>
                      <w:p w14:paraId="7C5BF502"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" fillcolor="windowText" strokeweight="2pt">
                  <v:textbox>
                    <w:txbxContent>
                      <w:p w14:paraId="3B645501" w14:textId="77777777" w:rsidR="00453A29" w:rsidRPr="00612C71" w:rsidRDefault="00453A29"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14:paraId="15499E89" w14:textId="77777777" w:rsidR="00AB3A9D" w:rsidRDefault="00C979AA"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ab/>
        <w:t>Consider a thought experiment in which there are multiple parallel universes an</w:t>
      </w:r>
      <w:r w:rsidR="00AB3A9D">
        <w:rPr>
          <w:rFonts w:ascii="Times New Roman" w:hAnsi="Times New Roman" w:cs="Times New Roman"/>
          <w:sz w:val="24"/>
          <w:szCs w:val="24"/>
        </w:rPr>
        <w:t>d</w:t>
      </w:r>
      <w:r>
        <w:rPr>
          <w:rFonts w:ascii="Times New Roman" w:hAnsi="Times New Roman" w:cs="Times New Roman"/>
          <w:sz w:val="24"/>
          <w:szCs w:val="24"/>
        </w:rPr>
        <w:t xml:space="preserve"> in each of them a researcher uses funding from the federal government to develop a new technology that converts non-potable water </w:t>
      </w:r>
      <w:r w:rsidR="00563874">
        <w:rPr>
          <w:rFonts w:ascii="Times New Roman" w:hAnsi="Times New Roman" w:cs="Times New Roman"/>
          <w:sz w:val="24"/>
          <w:szCs w:val="24"/>
        </w:rPr>
        <w:t>in</w:t>
      </w:r>
      <w:r>
        <w:rPr>
          <w:rFonts w:ascii="Times New Roman" w:hAnsi="Times New Roman" w:cs="Times New Roman"/>
          <w:sz w:val="24"/>
          <w:szCs w:val="24"/>
        </w:rPr>
        <w:t>to potable water inexpensively u</w:t>
      </w:r>
      <w:r w:rsidR="00046F8C">
        <w:rPr>
          <w:rFonts w:ascii="Times New Roman" w:hAnsi="Times New Roman" w:cs="Times New Roman"/>
          <w:sz w:val="24"/>
          <w:szCs w:val="24"/>
        </w:rPr>
        <w:t>sing readily available components</w:t>
      </w:r>
      <w:r>
        <w:rPr>
          <w:rFonts w:ascii="Times New Roman" w:hAnsi="Times New Roman" w:cs="Times New Roman"/>
          <w:sz w:val="24"/>
          <w:szCs w:val="24"/>
        </w:rPr>
        <w:t>.  All aspects of each universe are the same except as follows.</w:t>
      </w:r>
      <w:r w:rsidR="00AB3A9D">
        <w:rPr>
          <w:rFonts w:ascii="Times New Roman" w:hAnsi="Times New Roman" w:cs="Times New Roman"/>
          <w:sz w:val="24"/>
          <w:szCs w:val="24"/>
        </w:rPr>
        <w:t xml:space="preserve"> </w:t>
      </w:r>
      <w:r>
        <w:rPr>
          <w:rFonts w:ascii="Times New Roman" w:hAnsi="Times New Roman" w:cs="Times New Roman"/>
          <w:sz w:val="24"/>
          <w:szCs w:val="24"/>
        </w:rPr>
        <w:t xml:space="preserve"> </w:t>
      </w:r>
      <w:r w:rsidR="00AB3A9D">
        <w:rPr>
          <w:rFonts w:ascii="Times New Roman" w:hAnsi="Times New Roman" w:cs="Times New Roman"/>
          <w:sz w:val="24"/>
          <w:szCs w:val="24"/>
        </w:rPr>
        <w:t>In universe A</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institution whe</w:t>
      </w:r>
      <w:r w:rsidR="00046F8C">
        <w:rPr>
          <w:rFonts w:ascii="Times New Roman" w:hAnsi="Times New Roman" w:cs="Times New Roman"/>
          <w:sz w:val="24"/>
          <w:szCs w:val="24"/>
        </w:rPr>
        <w:t>re the researcher works patents</w:t>
      </w:r>
      <w:r w:rsidR="00AB3A9D">
        <w:rPr>
          <w:rFonts w:ascii="Times New Roman" w:hAnsi="Times New Roman" w:cs="Times New Roman"/>
          <w:sz w:val="24"/>
          <w:szCs w:val="24"/>
        </w:rPr>
        <w:t xml:space="preserve"> t</w:t>
      </w:r>
      <w:r w:rsidR="00046F8C">
        <w:rPr>
          <w:rFonts w:ascii="Times New Roman" w:hAnsi="Times New Roman" w:cs="Times New Roman"/>
          <w:sz w:val="24"/>
          <w:szCs w:val="24"/>
        </w:rPr>
        <w:t>he technology but never licenses</w:t>
      </w:r>
      <w:r w:rsidR="00AB3A9D">
        <w:rPr>
          <w:rFonts w:ascii="Times New Roman" w:hAnsi="Times New Roman" w:cs="Times New Roman"/>
          <w:sz w:val="24"/>
          <w:szCs w:val="24"/>
        </w:rPr>
        <w:t xml:space="preserve"> it.  However, the technology is cited by another researcher who </w:t>
      </w:r>
      <w:r w:rsidR="00046F8C">
        <w:rPr>
          <w:rFonts w:ascii="Times New Roman" w:hAnsi="Times New Roman" w:cs="Times New Roman"/>
          <w:sz w:val="24"/>
          <w:szCs w:val="24"/>
        </w:rPr>
        <w:t xml:space="preserve">used insights from the first researchers work to </w:t>
      </w:r>
      <w:r w:rsidR="00AB3A9D">
        <w:rPr>
          <w:rFonts w:ascii="Times New Roman" w:hAnsi="Times New Roman" w:cs="Times New Roman"/>
          <w:sz w:val="24"/>
          <w:szCs w:val="24"/>
        </w:rPr>
        <w:t xml:space="preserve">develop a different technology </w:t>
      </w:r>
      <w:r w:rsidR="009801B5">
        <w:rPr>
          <w:rFonts w:ascii="Times New Roman" w:hAnsi="Times New Roman" w:cs="Times New Roman"/>
          <w:sz w:val="24"/>
          <w:szCs w:val="24"/>
        </w:rPr>
        <w:t xml:space="preserve">for the same application </w:t>
      </w:r>
      <w:r w:rsidR="00AB3A9D">
        <w:rPr>
          <w:rFonts w:ascii="Times New Roman" w:hAnsi="Times New Roman" w:cs="Times New Roman"/>
          <w:sz w:val="24"/>
          <w:szCs w:val="24"/>
        </w:rPr>
        <w:t>that is subsequently used by 10 million households.  In universe B</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institution w</w:t>
      </w:r>
      <w:r w:rsidR="00046F8C">
        <w:rPr>
          <w:rFonts w:ascii="Times New Roman" w:hAnsi="Times New Roman" w:cs="Times New Roman"/>
          <w:sz w:val="24"/>
          <w:szCs w:val="24"/>
        </w:rPr>
        <w:t>here the research works patents the technology and licenses</w:t>
      </w:r>
      <w:r w:rsidR="00AB3A9D">
        <w:rPr>
          <w:rFonts w:ascii="Times New Roman" w:hAnsi="Times New Roman" w:cs="Times New Roman"/>
          <w:sz w:val="24"/>
          <w:szCs w:val="24"/>
        </w:rPr>
        <w:t xml:space="preserve"> it to an e</w:t>
      </w:r>
      <w:r w:rsidR="00046F8C">
        <w:rPr>
          <w:rFonts w:ascii="Times New Roman" w:hAnsi="Times New Roman" w:cs="Times New Roman"/>
          <w:sz w:val="24"/>
          <w:szCs w:val="24"/>
        </w:rPr>
        <w:t>xisting business that develops</w:t>
      </w:r>
      <w:r w:rsidR="00AB3A9D">
        <w:rPr>
          <w:rFonts w:ascii="Times New Roman" w:hAnsi="Times New Roman" w:cs="Times New Roman"/>
          <w:sz w:val="24"/>
          <w:szCs w:val="24"/>
        </w:rPr>
        <w:t xml:space="preserve"> a commercial prod</w:t>
      </w:r>
      <w:r w:rsidR="00046F8C">
        <w:rPr>
          <w:rFonts w:ascii="Times New Roman" w:hAnsi="Times New Roman" w:cs="Times New Roman"/>
          <w:sz w:val="24"/>
          <w:szCs w:val="24"/>
        </w:rPr>
        <w:t>uct based on the technology, which i</w:t>
      </w:r>
      <w:r w:rsidR="00AB3A9D">
        <w:rPr>
          <w:rFonts w:ascii="Times New Roman" w:hAnsi="Times New Roman" w:cs="Times New Roman"/>
          <w:sz w:val="24"/>
          <w:szCs w:val="24"/>
        </w:rPr>
        <w:t>s</w:t>
      </w:r>
      <w:r w:rsidR="00046F8C">
        <w:rPr>
          <w:rFonts w:ascii="Times New Roman" w:hAnsi="Times New Roman" w:cs="Times New Roman"/>
          <w:sz w:val="24"/>
          <w:szCs w:val="24"/>
        </w:rPr>
        <w:t xml:space="preserve"> then</w:t>
      </w:r>
      <w:r w:rsidR="00AB3A9D">
        <w:rPr>
          <w:rFonts w:ascii="Times New Roman" w:hAnsi="Times New Roman" w:cs="Times New Roman"/>
          <w:sz w:val="24"/>
          <w:szCs w:val="24"/>
        </w:rPr>
        <w:t xml:space="preserve"> used by 10 million households, generate</w:t>
      </w:r>
      <w:r w:rsidR="00046F8C">
        <w:rPr>
          <w:rFonts w:ascii="Times New Roman" w:hAnsi="Times New Roman" w:cs="Times New Roman"/>
          <w:sz w:val="24"/>
          <w:szCs w:val="24"/>
        </w:rPr>
        <w:t>s</w:t>
      </w:r>
      <w:r w:rsidR="00AB3A9D">
        <w:rPr>
          <w:rFonts w:ascii="Times New Roman" w:hAnsi="Times New Roman" w:cs="Times New Roman"/>
          <w:sz w:val="24"/>
          <w:szCs w:val="24"/>
        </w:rPr>
        <w:t xml:space="preserve"> $100 million in revenu</w:t>
      </w:r>
      <w:r w:rsidR="00046F8C">
        <w:rPr>
          <w:rFonts w:ascii="Times New Roman" w:hAnsi="Times New Roman" w:cs="Times New Roman"/>
          <w:sz w:val="24"/>
          <w:szCs w:val="24"/>
        </w:rPr>
        <w:t>e for the business, and provides</w:t>
      </w:r>
      <w:r w:rsidR="00AB3A9D">
        <w:rPr>
          <w:rFonts w:ascii="Times New Roman" w:hAnsi="Times New Roman" w:cs="Times New Roman"/>
          <w:sz w:val="24"/>
          <w:szCs w:val="24"/>
        </w:rPr>
        <w:t xml:space="preserve"> $1 million in royalty income for the research</w:t>
      </w:r>
      <w:r w:rsidR="008B6C6F">
        <w:rPr>
          <w:rFonts w:ascii="Times New Roman" w:hAnsi="Times New Roman" w:cs="Times New Roman"/>
          <w:sz w:val="24"/>
          <w:szCs w:val="24"/>
        </w:rPr>
        <w:t>er’s institution.  In universe C</w:t>
      </w:r>
      <w:r w:rsidR="00CF31AC">
        <w:rPr>
          <w:rFonts w:ascii="Times New Roman" w:hAnsi="Times New Roman" w:cs="Times New Roman"/>
          <w:sz w:val="24"/>
          <w:szCs w:val="24"/>
        </w:rPr>
        <w:t>,</w:t>
      </w:r>
      <w:r w:rsidR="008B6C6F">
        <w:rPr>
          <w:rFonts w:ascii="Times New Roman" w:hAnsi="Times New Roman" w:cs="Times New Roman"/>
          <w:sz w:val="24"/>
          <w:szCs w:val="24"/>
        </w:rPr>
        <w:t xml:space="preserve"> the researcher’s institution </w:t>
      </w:r>
      <w:r w:rsidR="00046F8C">
        <w:rPr>
          <w:rFonts w:ascii="Times New Roman" w:hAnsi="Times New Roman" w:cs="Times New Roman"/>
          <w:sz w:val="24"/>
          <w:szCs w:val="24"/>
        </w:rPr>
        <w:t>elects not</w:t>
      </w:r>
      <w:r w:rsidR="002342BA">
        <w:rPr>
          <w:rFonts w:ascii="Times New Roman" w:hAnsi="Times New Roman" w:cs="Times New Roman"/>
          <w:sz w:val="24"/>
          <w:szCs w:val="24"/>
        </w:rPr>
        <w:t xml:space="preserve"> to </w:t>
      </w:r>
      <w:r w:rsidR="008B6C6F">
        <w:rPr>
          <w:rFonts w:ascii="Times New Roman" w:hAnsi="Times New Roman" w:cs="Times New Roman"/>
          <w:sz w:val="24"/>
          <w:szCs w:val="24"/>
        </w:rPr>
        <w:t xml:space="preserve">patent the technology.  </w:t>
      </w:r>
      <w:r w:rsidR="00046F8C">
        <w:rPr>
          <w:rFonts w:ascii="Times New Roman" w:hAnsi="Times New Roman" w:cs="Times New Roman"/>
          <w:sz w:val="24"/>
          <w:szCs w:val="24"/>
        </w:rPr>
        <w:t>I</w:t>
      </w:r>
      <w:r w:rsidR="002342BA">
        <w:rPr>
          <w:rFonts w:ascii="Times New Roman" w:hAnsi="Times New Roman" w:cs="Times New Roman"/>
          <w:sz w:val="24"/>
          <w:szCs w:val="24"/>
        </w:rPr>
        <w:t>nstead</w:t>
      </w:r>
      <w:r w:rsidR="00B32621">
        <w:rPr>
          <w:rFonts w:ascii="Times New Roman" w:hAnsi="Times New Roman" w:cs="Times New Roman"/>
          <w:sz w:val="24"/>
          <w:szCs w:val="24"/>
        </w:rPr>
        <w:t xml:space="preserve"> </w:t>
      </w:r>
      <w:r w:rsidR="00046F8C">
        <w:rPr>
          <w:rFonts w:ascii="Times New Roman" w:hAnsi="Times New Roman" w:cs="Times New Roman"/>
          <w:sz w:val="24"/>
          <w:szCs w:val="24"/>
        </w:rPr>
        <w:t xml:space="preserve">the </w:t>
      </w:r>
      <w:r w:rsidR="00B32621">
        <w:rPr>
          <w:rFonts w:ascii="Times New Roman" w:hAnsi="Times New Roman" w:cs="Times New Roman"/>
          <w:sz w:val="24"/>
          <w:szCs w:val="24"/>
        </w:rPr>
        <w:t>researcher</w:t>
      </w:r>
      <w:r w:rsidR="008B6C6F">
        <w:rPr>
          <w:rFonts w:ascii="Times New Roman" w:hAnsi="Times New Roman" w:cs="Times New Roman"/>
          <w:sz w:val="24"/>
          <w:szCs w:val="24"/>
        </w:rPr>
        <w:t xml:space="preserve"> publish</w:t>
      </w:r>
      <w:r w:rsidR="00B32621">
        <w:rPr>
          <w:rFonts w:ascii="Times New Roman" w:hAnsi="Times New Roman" w:cs="Times New Roman"/>
          <w:sz w:val="24"/>
          <w:szCs w:val="24"/>
        </w:rPr>
        <w:t>e</w:t>
      </w:r>
      <w:r w:rsidR="00046F8C">
        <w:rPr>
          <w:rFonts w:ascii="Times New Roman" w:hAnsi="Times New Roman" w:cs="Times New Roman"/>
          <w:sz w:val="24"/>
          <w:szCs w:val="24"/>
        </w:rPr>
        <w:t>s</w:t>
      </w:r>
      <w:r w:rsidR="00B32621">
        <w:rPr>
          <w:rFonts w:ascii="Times New Roman" w:hAnsi="Times New Roman" w:cs="Times New Roman"/>
          <w:sz w:val="24"/>
          <w:szCs w:val="24"/>
        </w:rPr>
        <w:t xml:space="preserve"> a peer reviewed</w:t>
      </w:r>
      <w:r w:rsidR="00046F8C">
        <w:rPr>
          <w:rFonts w:ascii="Times New Roman" w:hAnsi="Times New Roman" w:cs="Times New Roman"/>
          <w:sz w:val="24"/>
          <w:szCs w:val="24"/>
        </w:rPr>
        <w:t xml:space="preserve"> journal</w:t>
      </w:r>
      <w:r w:rsidR="00B32621">
        <w:rPr>
          <w:rFonts w:ascii="Times New Roman" w:hAnsi="Times New Roman" w:cs="Times New Roman"/>
          <w:sz w:val="24"/>
          <w:szCs w:val="24"/>
        </w:rPr>
        <w:t xml:space="preserve"> article</w:t>
      </w:r>
      <w:r w:rsidR="00046F8C">
        <w:rPr>
          <w:rFonts w:ascii="Times New Roman" w:hAnsi="Times New Roman" w:cs="Times New Roman"/>
          <w:sz w:val="24"/>
          <w:szCs w:val="24"/>
        </w:rPr>
        <w:t xml:space="preserve"> that describes the technology</w:t>
      </w:r>
      <w:r w:rsidR="002342BA">
        <w:rPr>
          <w:rFonts w:ascii="Times New Roman" w:hAnsi="Times New Roman" w:cs="Times New Roman"/>
          <w:sz w:val="24"/>
          <w:szCs w:val="24"/>
        </w:rPr>
        <w:t xml:space="preserve">.  The article </w:t>
      </w:r>
      <w:r w:rsidR="00046F8C">
        <w:rPr>
          <w:rFonts w:ascii="Times New Roman" w:hAnsi="Times New Roman" w:cs="Times New Roman"/>
          <w:sz w:val="24"/>
          <w:szCs w:val="24"/>
        </w:rPr>
        <w:t>i</w:t>
      </w:r>
      <w:r w:rsidR="008B6C6F">
        <w:rPr>
          <w:rFonts w:ascii="Times New Roman" w:hAnsi="Times New Roman" w:cs="Times New Roman"/>
          <w:sz w:val="24"/>
          <w:szCs w:val="24"/>
        </w:rPr>
        <w:t xml:space="preserve">s subsequently read by product </w:t>
      </w:r>
      <w:r w:rsidR="008B6C6F">
        <w:rPr>
          <w:rFonts w:ascii="Times New Roman" w:hAnsi="Times New Roman" w:cs="Times New Roman"/>
          <w:sz w:val="24"/>
          <w:szCs w:val="24"/>
        </w:rPr>
        <w:lastRenderedPageBreak/>
        <w:t>developers at a company that use</w:t>
      </w:r>
      <w:r w:rsidR="00AE6DBB">
        <w:rPr>
          <w:rFonts w:ascii="Times New Roman" w:hAnsi="Times New Roman" w:cs="Times New Roman"/>
          <w:sz w:val="24"/>
          <w:szCs w:val="24"/>
        </w:rPr>
        <w:t xml:space="preserve"> what they learn</w:t>
      </w:r>
      <w:r w:rsidR="008B6C6F">
        <w:rPr>
          <w:rFonts w:ascii="Times New Roman" w:hAnsi="Times New Roman" w:cs="Times New Roman"/>
          <w:sz w:val="24"/>
          <w:szCs w:val="24"/>
        </w:rPr>
        <w:t xml:space="preserve"> to</w:t>
      </w:r>
      <w:r w:rsidR="00AE6DBB">
        <w:rPr>
          <w:rFonts w:ascii="Times New Roman" w:hAnsi="Times New Roman" w:cs="Times New Roman"/>
          <w:sz w:val="24"/>
          <w:szCs w:val="24"/>
        </w:rPr>
        <w:t xml:space="preserve"> inform the</w:t>
      </w:r>
      <w:r w:rsidR="008B6C6F">
        <w:rPr>
          <w:rFonts w:ascii="Times New Roman" w:hAnsi="Times New Roman" w:cs="Times New Roman"/>
          <w:sz w:val="24"/>
          <w:szCs w:val="24"/>
        </w:rPr>
        <w:t xml:space="preserve"> </w:t>
      </w:r>
      <w:r w:rsidR="00B32621">
        <w:rPr>
          <w:rFonts w:ascii="Times New Roman" w:hAnsi="Times New Roman" w:cs="Times New Roman"/>
          <w:sz w:val="24"/>
          <w:szCs w:val="24"/>
        </w:rPr>
        <w:t>develop</w:t>
      </w:r>
      <w:r w:rsidR="00AE6DBB">
        <w:rPr>
          <w:rFonts w:ascii="Times New Roman" w:hAnsi="Times New Roman" w:cs="Times New Roman"/>
          <w:sz w:val="24"/>
          <w:szCs w:val="24"/>
        </w:rPr>
        <w:t>ment of proprietary</w:t>
      </w:r>
      <w:r w:rsidR="00B32621">
        <w:rPr>
          <w:rFonts w:ascii="Times New Roman" w:hAnsi="Times New Roman" w:cs="Times New Roman"/>
          <w:sz w:val="24"/>
          <w:szCs w:val="24"/>
        </w:rPr>
        <w:t xml:space="preserve"> technology</w:t>
      </w:r>
      <w:r w:rsidR="00AE6DBB">
        <w:rPr>
          <w:rFonts w:ascii="Times New Roman" w:hAnsi="Times New Roman" w:cs="Times New Roman"/>
          <w:sz w:val="24"/>
          <w:szCs w:val="24"/>
        </w:rPr>
        <w:t xml:space="preserve"> for the company</w:t>
      </w:r>
      <w:r w:rsidR="00B32621">
        <w:rPr>
          <w:rFonts w:ascii="Times New Roman" w:hAnsi="Times New Roman" w:cs="Times New Roman"/>
          <w:sz w:val="24"/>
          <w:szCs w:val="24"/>
        </w:rPr>
        <w:t>.  They cite the researcher’s published journal article in their patent application which is subsequently allowed</w:t>
      </w:r>
      <w:r w:rsidR="00CF31AC">
        <w:rPr>
          <w:rFonts w:ascii="Times New Roman" w:hAnsi="Times New Roman" w:cs="Times New Roman"/>
          <w:sz w:val="24"/>
          <w:szCs w:val="24"/>
        </w:rPr>
        <w:t xml:space="preserve"> by the federal government</w:t>
      </w:r>
      <w:r w:rsidR="00B32621">
        <w:rPr>
          <w:rFonts w:ascii="Times New Roman" w:hAnsi="Times New Roman" w:cs="Times New Roman"/>
          <w:sz w:val="24"/>
          <w:szCs w:val="24"/>
        </w:rPr>
        <w:t xml:space="preserve">.  </w:t>
      </w:r>
      <w:r w:rsidR="002342BA">
        <w:rPr>
          <w:rFonts w:ascii="Times New Roman" w:hAnsi="Times New Roman" w:cs="Times New Roman"/>
          <w:sz w:val="24"/>
          <w:szCs w:val="24"/>
        </w:rPr>
        <w:t>Based on its own patented technology, t</w:t>
      </w:r>
      <w:r w:rsidR="00B32621">
        <w:rPr>
          <w:rFonts w:ascii="Times New Roman" w:hAnsi="Times New Roman" w:cs="Times New Roman"/>
          <w:sz w:val="24"/>
          <w:szCs w:val="24"/>
        </w:rPr>
        <w:t xml:space="preserve">he company goes on to </w:t>
      </w:r>
      <w:r w:rsidR="008B6C6F">
        <w:rPr>
          <w:rFonts w:ascii="Times New Roman" w:hAnsi="Times New Roman" w:cs="Times New Roman"/>
          <w:sz w:val="24"/>
          <w:szCs w:val="24"/>
        </w:rPr>
        <w:t>deve</w:t>
      </w:r>
      <w:r w:rsidR="00046F8C">
        <w:rPr>
          <w:rFonts w:ascii="Times New Roman" w:hAnsi="Times New Roman" w:cs="Times New Roman"/>
          <w:sz w:val="24"/>
          <w:szCs w:val="24"/>
        </w:rPr>
        <w:t>lop a commercial product that i</w:t>
      </w:r>
      <w:r w:rsidR="008B6C6F">
        <w:rPr>
          <w:rFonts w:ascii="Times New Roman" w:hAnsi="Times New Roman" w:cs="Times New Roman"/>
          <w:sz w:val="24"/>
          <w:szCs w:val="24"/>
        </w:rPr>
        <w:t xml:space="preserve">s used by 10 </w:t>
      </w:r>
      <w:r w:rsidR="00046F8C">
        <w:rPr>
          <w:rFonts w:ascii="Times New Roman" w:hAnsi="Times New Roman" w:cs="Times New Roman"/>
          <w:sz w:val="24"/>
          <w:szCs w:val="24"/>
        </w:rPr>
        <w:t>million households and generates</w:t>
      </w:r>
      <w:r w:rsidR="002342BA">
        <w:rPr>
          <w:rFonts w:ascii="Times New Roman" w:hAnsi="Times New Roman" w:cs="Times New Roman"/>
          <w:sz w:val="24"/>
          <w:szCs w:val="24"/>
        </w:rPr>
        <w:t xml:space="preserve"> $100 million in revenue for it</w:t>
      </w:r>
      <w:r w:rsidR="008B6C6F">
        <w:rPr>
          <w:rFonts w:ascii="Times New Roman" w:hAnsi="Times New Roman" w:cs="Times New Roman"/>
          <w:sz w:val="24"/>
          <w:szCs w:val="24"/>
        </w:rPr>
        <w:t>.  In universe D</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researcher’s institution </w:t>
      </w:r>
      <w:r w:rsidR="002342BA">
        <w:rPr>
          <w:rFonts w:ascii="Times New Roman" w:hAnsi="Times New Roman" w:cs="Times New Roman"/>
          <w:sz w:val="24"/>
          <w:szCs w:val="24"/>
        </w:rPr>
        <w:t>also</w:t>
      </w:r>
      <w:r w:rsidR="00AB3A9D">
        <w:rPr>
          <w:rFonts w:ascii="Times New Roman" w:hAnsi="Times New Roman" w:cs="Times New Roman"/>
          <w:sz w:val="24"/>
          <w:szCs w:val="24"/>
        </w:rPr>
        <w:t xml:space="preserve"> </w:t>
      </w:r>
      <w:r w:rsidR="00563874">
        <w:rPr>
          <w:rFonts w:ascii="Times New Roman" w:hAnsi="Times New Roman" w:cs="Times New Roman"/>
          <w:sz w:val="24"/>
          <w:szCs w:val="24"/>
        </w:rPr>
        <w:t>does not</w:t>
      </w:r>
      <w:r w:rsidR="002342BA">
        <w:rPr>
          <w:rFonts w:ascii="Times New Roman" w:hAnsi="Times New Roman" w:cs="Times New Roman"/>
          <w:sz w:val="24"/>
          <w:szCs w:val="24"/>
        </w:rPr>
        <w:t xml:space="preserve"> patent the technology</w:t>
      </w:r>
      <w:r w:rsidR="00CA42E3">
        <w:rPr>
          <w:rFonts w:ascii="Times New Roman" w:hAnsi="Times New Roman" w:cs="Times New Roman"/>
          <w:sz w:val="24"/>
          <w:szCs w:val="24"/>
        </w:rPr>
        <w:t>.</w:t>
      </w:r>
      <w:r w:rsidR="00046F8C">
        <w:rPr>
          <w:rFonts w:ascii="Times New Roman" w:hAnsi="Times New Roman" w:cs="Times New Roman"/>
          <w:sz w:val="24"/>
          <w:szCs w:val="24"/>
        </w:rPr>
        <w:t xml:space="preserve"> </w:t>
      </w:r>
      <w:r w:rsidR="00CA42E3">
        <w:rPr>
          <w:rFonts w:ascii="Times New Roman" w:hAnsi="Times New Roman" w:cs="Times New Roman"/>
          <w:sz w:val="24"/>
          <w:szCs w:val="24"/>
        </w:rPr>
        <w:t xml:space="preserve"> T</w:t>
      </w:r>
      <w:r w:rsidR="00046F8C">
        <w:rPr>
          <w:rFonts w:ascii="Times New Roman" w:hAnsi="Times New Roman" w:cs="Times New Roman"/>
          <w:sz w:val="24"/>
          <w:szCs w:val="24"/>
        </w:rPr>
        <w:t>he re</w:t>
      </w:r>
      <w:r w:rsidR="00CA42E3">
        <w:rPr>
          <w:rFonts w:ascii="Times New Roman" w:hAnsi="Times New Roman" w:cs="Times New Roman"/>
          <w:sz w:val="24"/>
          <w:szCs w:val="24"/>
        </w:rPr>
        <w:t>searcher submits a manuscript</w:t>
      </w:r>
      <w:r w:rsidR="00046F8C">
        <w:rPr>
          <w:rFonts w:ascii="Times New Roman" w:hAnsi="Times New Roman" w:cs="Times New Roman"/>
          <w:sz w:val="24"/>
          <w:szCs w:val="24"/>
        </w:rPr>
        <w:t xml:space="preserve"> describing the technology</w:t>
      </w:r>
      <w:r w:rsidR="00CA42E3">
        <w:rPr>
          <w:rFonts w:ascii="Times New Roman" w:hAnsi="Times New Roman" w:cs="Times New Roman"/>
          <w:sz w:val="24"/>
          <w:szCs w:val="24"/>
        </w:rPr>
        <w:t xml:space="preserve"> </w:t>
      </w:r>
      <w:r w:rsidR="00563874">
        <w:rPr>
          <w:rFonts w:ascii="Times New Roman" w:hAnsi="Times New Roman" w:cs="Times New Roman"/>
          <w:sz w:val="24"/>
          <w:szCs w:val="24"/>
        </w:rPr>
        <w:t xml:space="preserve">to several journals </w:t>
      </w:r>
      <w:r w:rsidR="00CA42E3">
        <w:rPr>
          <w:rFonts w:ascii="Times New Roman" w:hAnsi="Times New Roman" w:cs="Times New Roman"/>
          <w:sz w:val="24"/>
          <w:szCs w:val="24"/>
        </w:rPr>
        <w:t>but it is not selected for publication</w:t>
      </w:r>
      <w:r w:rsidR="00A63201">
        <w:rPr>
          <w:rFonts w:ascii="Times New Roman" w:hAnsi="Times New Roman" w:cs="Times New Roman"/>
          <w:sz w:val="24"/>
          <w:szCs w:val="24"/>
        </w:rPr>
        <w:t>.  T</w:t>
      </w:r>
      <w:r w:rsidR="00AB3A9D">
        <w:rPr>
          <w:rFonts w:ascii="Times New Roman" w:hAnsi="Times New Roman" w:cs="Times New Roman"/>
          <w:sz w:val="24"/>
          <w:szCs w:val="24"/>
        </w:rPr>
        <w:t>he researcher</w:t>
      </w:r>
      <w:r w:rsidR="00A63201">
        <w:rPr>
          <w:rFonts w:ascii="Times New Roman" w:hAnsi="Times New Roman" w:cs="Times New Roman"/>
          <w:sz w:val="24"/>
          <w:szCs w:val="24"/>
        </w:rPr>
        <w:t xml:space="preserve"> decides to</w:t>
      </w:r>
      <w:r w:rsidR="00AB3A9D">
        <w:rPr>
          <w:rFonts w:ascii="Times New Roman" w:hAnsi="Times New Roman" w:cs="Times New Roman"/>
          <w:sz w:val="24"/>
          <w:szCs w:val="24"/>
        </w:rPr>
        <w:t xml:space="preserve"> post </w:t>
      </w:r>
      <w:r w:rsidR="002342BA">
        <w:rPr>
          <w:rFonts w:ascii="Times New Roman" w:hAnsi="Times New Roman" w:cs="Times New Roman"/>
          <w:sz w:val="24"/>
          <w:szCs w:val="24"/>
        </w:rPr>
        <w:t xml:space="preserve">the </w:t>
      </w:r>
      <w:r w:rsidR="00AB3A9D">
        <w:rPr>
          <w:rFonts w:ascii="Times New Roman" w:hAnsi="Times New Roman" w:cs="Times New Roman"/>
          <w:sz w:val="24"/>
          <w:szCs w:val="24"/>
        </w:rPr>
        <w:t>information about the technology on a website that</w:t>
      </w:r>
      <w:r w:rsidR="002342BA">
        <w:rPr>
          <w:rFonts w:ascii="Times New Roman" w:hAnsi="Times New Roman" w:cs="Times New Roman"/>
          <w:sz w:val="24"/>
          <w:szCs w:val="24"/>
        </w:rPr>
        <w:t xml:space="preserve"> he create</w:t>
      </w:r>
      <w:r w:rsidR="00CA42E3">
        <w:rPr>
          <w:rFonts w:ascii="Times New Roman" w:hAnsi="Times New Roman" w:cs="Times New Roman"/>
          <w:sz w:val="24"/>
          <w:szCs w:val="24"/>
        </w:rPr>
        <w:t>s</w:t>
      </w:r>
      <w:r w:rsidR="00AB3A9D">
        <w:rPr>
          <w:rFonts w:ascii="Times New Roman" w:hAnsi="Times New Roman" w:cs="Times New Roman"/>
          <w:sz w:val="24"/>
          <w:szCs w:val="24"/>
        </w:rPr>
        <w:t>.  Subsequently, 10 million households use</w:t>
      </w:r>
      <w:r w:rsidR="002342BA">
        <w:rPr>
          <w:rFonts w:ascii="Times New Roman" w:hAnsi="Times New Roman" w:cs="Times New Roman"/>
          <w:sz w:val="24"/>
          <w:szCs w:val="24"/>
        </w:rPr>
        <w:t>d</w:t>
      </w:r>
      <w:r w:rsidR="00AB3A9D">
        <w:rPr>
          <w:rFonts w:ascii="Times New Roman" w:hAnsi="Times New Roman" w:cs="Times New Roman"/>
          <w:sz w:val="24"/>
          <w:szCs w:val="24"/>
        </w:rPr>
        <w:t xml:space="preserve"> that information to build products based on the technology for their own personal use.  Table 2 summarizes the essential details of the thought experiment.</w:t>
      </w:r>
    </w:p>
    <w:p w14:paraId="4453B8EC" w14:textId="77777777" w:rsidR="00AB3A9D"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14:paraId="5AEA16B1" w14:textId="77777777" w:rsidR="00D519A8" w:rsidRPr="00C979AA" w:rsidRDefault="00AB3A9D" w:rsidP="00C979AA">
      <w:pPr>
        <w:spacing w:after="0" w:line="480" w:lineRule="auto"/>
        <w:rPr>
          <w:rFonts w:ascii="Times New Roman" w:hAnsi="Times New Roman" w:cs="Times New Roman"/>
          <w:sz w:val="24"/>
          <w:szCs w:val="24"/>
        </w:rPr>
      </w:pPr>
      <w:commentRangeStart w:id="43"/>
      <w:r>
        <w:rPr>
          <w:rFonts w:ascii="Times New Roman" w:hAnsi="Times New Roman" w:cs="Times New Roman"/>
          <w:sz w:val="24"/>
          <w:szCs w:val="24"/>
        </w:rPr>
        <w:t>Thought Experiment</w:t>
      </w:r>
      <w:commentRangeEnd w:id="43"/>
      <w:r w:rsidR="00F07413">
        <w:rPr>
          <w:rStyle w:val="CommentReference"/>
        </w:rPr>
        <w:commentReference w:id="43"/>
      </w:r>
    </w:p>
    <w:tbl>
      <w:tblPr>
        <w:tblStyle w:val="MediumShading1"/>
        <w:tblW w:w="0" w:type="auto"/>
        <w:tblLook w:val="04A0" w:firstRow="1" w:lastRow="0" w:firstColumn="1" w:lastColumn="0" w:noHBand="0" w:noVBand="1"/>
      </w:tblPr>
      <w:tblGrid>
        <w:gridCol w:w="2012"/>
        <w:gridCol w:w="1941"/>
        <w:gridCol w:w="1940"/>
        <w:gridCol w:w="1572"/>
        <w:gridCol w:w="1875"/>
      </w:tblGrid>
      <w:tr w:rsidR="008B6C6F" w14:paraId="0FB1961D" w14:textId="77777777" w:rsidTr="008B6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14:paraId="61755FC9" w14:textId="77777777" w:rsidR="008B6C6F" w:rsidRDefault="008B6C6F" w:rsidP="00D519A8">
            <w:pPr>
              <w:rPr>
                <w:rFonts w:ascii="Times New Roman" w:hAnsi="Times New Roman" w:cs="Times New Roman"/>
                <w:sz w:val="24"/>
                <w:szCs w:val="24"/>
              </w:rPr>
            </w:pPr>
          </w:p>
        </w:tc>
        <w:tc>
          <w:tcPr>
            <w:tcW w:w="1991" w:type="dxa"/>
          </w:tcPr>
          <w:p w14:paraId="6EE899E7" w14:textId="77777777"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A</w:t>
            </w:r>
          </w:p>
        </w:tc>
        <w:tc>
          <w:tcPr>
            <w:tcW w:w="1991" w:type="dxa"/>
          </w:tcPr>
          <w:p w14:paraId="6C6524BB" w14:textId="77777777"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B</w:t>
            </w:r>
          </w:p>
        </w:tc>
        <w:tc>
          <w:tcPr>
            <w:tcW w:w="1607" w:type="dxa"/>
          </w:tcPr>
          <w:p w14:paraId="7F3F16D6" w14:textId="77777777"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C</w:t>
            </w:r>
          </w:p>
        </w:tc>
        <w:tc>
          <w:tcPr>
            <w:tcW w:w="1933" w:type="dxa"/>
          </w:tcPr>
          <w:p w14:paraId="325C0827" w14:textId="77777777" w:rsidR="008B6C6F" w:rsidRDefault="008B6C6F" w:rsidP="008B6C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D</w:t>
            </w:r>
          </w:p>
        </w:tc>
      </w:tr>
      <w:tr w:rsidR="008B6C6F" w14:paraId="590E75FA" w14:textId="77777777"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14:paraId="2AD89720" w14:textId="77777777"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Embodiment of Knowledge</w:t>
            </w:r>
          </w:p>
        </w:tc>
        <w:tc>
          <w:tcPr>
            <w:tcW w:w="1991" w:type="dxa"/>
          </w:tcPr>
          <w:p w14:paraId="522A7021"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14:paraId="411C8318"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991" w:type="dxa"/>
          </w:tcPr>
          <w:p w14:paraId="7DDE1924"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14:paraId="4C7769B9"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607" w:type="dxa"/>
          </w:tcPr>
          <w:p w14:paraId="1C1FAA90"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Journal article</w:t>
            </w:r>
          </w:p>
        </w:tc>
        <w:tc>
          <w:tcPr>
            <w:tcW w:w="1933" w:type="dxa"/>
          </w:tcPr>
          <w:p w14:paraId="05DF0D50"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post</w:t>
            </w:r>
          </w:p>
        </w:tc>
      </w:tr>
      <w:tr w:rsidR="008B6C6F" w14:paraId="3024F03C" w14:textId="77777777"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14:paraId="1AD0CF57" w14:textId="77777777"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License agreement executed</w:t>
            </w:r>
            <w:r w:rsidR="006A3551">
              <w:rPr>
                <w:rFonts w:ascii="Times New Roman" w:hAnsi="Times New Roman" w:cs="Times New Roman"/>
                <w:b w:val="0"/>
                <w:sz w:val="24"/>
                <w:szCs w:val="24"/>
              </w:rPr>
              <w:t xml:space="preserve"> by researcher’s institution</w:t>
            </w:r>
          </w:p>
        </w:tc>
        <w:tc>
          <w:tcPr>
            <w:tcW w:w="1991" w:type="dxa"/>
          </w:tcPr>
          <w:p w14:paraId="57AEF613" w14:textId="77777777"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91" w:type="dxa"/>
          </w:tcPr>
          <w:p w14:paraId="6E231CF4" w14:textId="77777777"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07" w:type="dxa"/>
          </w:tcPr>
          <w:p w14:paraId="541AA59D" w14:textId="77777777"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33" w:type="dxa"/>
          </w:tcPr>
          <w:p w14:paraId="1D50644F" w14:textId="77777777"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14:paraId="7BDB2FDC" w14:textId="77777777"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14:paraId="1420F6DB" w14:textId="77777777"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License income to researcher’s institution</w:t>
            </w:r>
          </w:p>
        </w:tc>
        <w:tc>
          <w:tcPr>
            <w:tcW w:w="1991" w:type="dxa"/>
          </w:tcPr>
          <w:p w14:paraId="4FAAE6DB"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91" w:type="dxa"/>
          </w:tcPr>
          <w:p w14:paraId="6A673B58"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million</w:t>
            </w:r>
          </w:p>
        </w:tc>
        <w:tc>
          <w:tcPr>
            <w:tcW w:w="1607" w:type="dxa"/>
          </w:tcPr>
          <w:p w14:paraId="155C8C5E" w14:textId="77777777" w:rsidR="008B6C6F" w:rsidRDefault="006F5257"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33" w:type="dxa"/>
          </w:tcPr>
          <w:p w14:paraId="1A81AD1F"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r>
      <w:tr w:rsidR="008B6C6F" w14:paraId="516F8736" w14:textId="77777777"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14:paraId="22C81491" w14:textId="77777777"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Research cited by others</w:t>
            </w:r>
          </w:p>
        </w:tc>
        <w:tc>
          <w:tcPr>
            <w:tcW w:w="1991" w:type="dxa"/>
          </w:tcPr>
          <w:p w14:paraId="70C9CC13" w14:textId="77777777"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91" w:type="dxa"/>
          </w:tcPr>
          <w:p w14:paraId="08A6E719" w14:textId="77777777"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607" w:type="dxa"/>
          </w:tcPr>
          <w:p w14:paraId="05FC56AB" w14:textId="77777777"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33" w:type="dxa"/>
          </w:tcPr>
          <w:p w14:paraId="3C959485" w14:textId="77777777"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14:paraId="3706ADF5" w14:textId="77777777"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14:paraId="3EA2F4BD" w14:textId="77777777"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Number of households that benefit from the technology</w:t>
            </w:r>
          </w:p>
        </w:tc>
        <w:tc>
          <w:tcPr>
            <w:tcW w:w="1991" w:type="dxa"/>
          </w:tcPr>
          <w:p w14:paraId="0C93D380"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91" w:type="dxa"/>
          </w:tcPr>
          <w:p w14:paraId="1E258B00"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607" w:type="dxa"/>
          </w:tcPr>
          <w:p w14:paraId="21524D01"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33" w:type="dxa"/>
          </w:tcPr>
          <w:p w14:paraId="6D60D635" w14:textId="77777777"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r>
    </w:tbl>
    <w:p w14:paraId="164C6FD7" w14:textId="77777777" w:rsidR="00201368" w:rsidRDefault="008B6C6F"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Each universe represents a valid case of technology transfer.  </w:t>
      </w:r>
      <w:r w:rsidR="00401B4D">
        <w:rPr>
          <w:rFonts w:ascii="Times New Roman" w:hAnsi="Times New Roman" w:cs="Times New Roman"/>
          <w:sz w:val="24"/>
          <w:szCs w:val="24"/>
        </w:rPr>
        <w:t>In each one, the same number of households benefit from the</w:t>
      </w:r>
      <w:r w:rsidR="007B2302">
        <w:rPr>
          <w:rFonts w:ascii="Times New Roman" w:hAnsi="Times New Roman" w:cs="Times New Roman"/>
          <w:sz w:val="24"/>
          <w:szCs w:val="24"/>
        </w:rPr>
        <w:t xml:space="preserve"> </w:t>
      </w:r>
      <w:r w:rsidR="00A63201">
        <w:rPr>
          <w:rFonts w:ascii="Times New Roman" w:hAnsi="Times New Roman" w:cs="Times New Roman"/>
          <w:sz w:val="24"/>
          <w:szCs w:val="24"/>
        </w:rPr>
        <w:t>technology developed from the</w:t>
      </w:r>
      <w:r w:rsidR="00401B4D">
        <w:rPr>
          <w:rFonts w:ascii="Times New Roman" w:hAnsi="Times New Roman" w:cs="Times New Roman"/>
          <w:sz w:val="24"/>
          <w:szCs w:val="24"/>
        </w:rPr>
        <w:t xml:space="preserve"> </w:t>
      </w:r>
      <w:r w:rsidR="007B2302">
        <w:rPr>
          <w:rFonts w:ascii="Times New Roman" w:hAnsi="Times New Roman" w:cs="Times New Roman"/>
          <w:sz w:val="24"/>
          <w:szCs w:val="24"/>
        </w:rPr>
        <w:t xml:space="preserve">federally-funded </w:t>
      </w:r>
      <w:r w:rsidR="00A63201">
        <w:rPr>
          <w:rFonts w:ascii="Times New Roman" w:hAnsi="Times New Roman" w:cs="Times New Roman"/>
          <w:sz w:val="24"/>
          <w:szCs w:val="24"/>
        </w:rPr>
        <w:t>research</w:t>
      </w:r>
      <w:r w:rsidR="00401B4D">
        <w:rPr>
          <w:rFonts w:ascii="Times New Roman" w:hAnsi="Times New Roman" w:cs="Times New Roman"/>
          <w:sz w:val="24"/>
          <w:szCs w:val="24"/>
        </w:rPr>
        <w:t xml:space="preserve">.  </w:t>
      </w:r>
      <w:r>
        <w:rPr>
          <w:rFonts w:ascii="Times New Roman" w:hAnsi="Times New Roman" w:cs="Times New Roman"/>
          <w:sz w:val="24"/>
          <w:szCs w:val="24"/>
        </w:rPr>
        <w:t>H</w:t>
      </w:r>
      <w:r w:rsidR="006A3551">
        <w:rPr>
          <w:rFonts w:ascii="Times New Roman" w:hAnsi="Times New Roman" w:cs="Times New Roman"/>
          <w:sz w:val="24"/>
          <w:szCs w:val="24"/>
        </w:rPr>
        <w:t>owever, based on most approaches</w:t>
      </w:r>
      <w:r>
        <w:rPr>
          <w:rFonts w:ascii="Times New Roman" w:hAnsi="Times New Roman" w:cs="Times New Roman"/>
          <w:sz w:val="24"/>
          <w:szCs w:val="24"/>
        </w:rPr>
        <w:t xml:space="preserve"> currently used to assess technology transfer results, only the results of Universe B would be </w:t>
      </w:r>
      <w:r w:rsidR="00401B4D">
        <w:rPr>
          <w:rFonts w:ascii="Times New Roman" w:hAnsi="Times New Roman" w:cs="Times New Roman"/>
          <w:sz w:val="24"/>
          <w:szCs w:val="24"/>
        </w:rPr>
        <w:t xml:space="preserve">captured in the metrics </w:t>
      </w:r>
      <w:r>
        <w:rPr>
          <w:rFonts w:ascii="Times New Roman" w:hAnsi="Times New Roman" w:cs="Times New Roman"/>
          <w:sz w:val="24"/>
          <w:szCs w:val="24"/>
        </w:rPr>
        <w:t>because of the existence of a</w:t>
      </w:r>
      <w:r w:rsidR="00401B4D">
        <w:rPr>
          <w:rFonts w:ascii="Times New Roman" w:hAnsi="Times New Roman" w:cs="Times New Roman"/>
          <w:sz w:val="24"/>
          <w:szCs w:val="24"/>
        </w:rPr>
        <w:t>n executed</w:t>
      </w:r>
      <w:r>
        <w:rPr>
          <w:rFonts w:ascii="Times New Roman" w:hAnsi="Times New Roman" w:cs="Times New Roman"/>
          <w:sz w:val="24"/>
          <w:szCs w:val="24"/>
        </w:rPr>
        <w:t xml:space="preserve"> license agreement and licensing income.  In some cases, the results of Universe A may be counted as successful technology transfer because of th</w:t>
      </w:r>
      <w:r w:rsidR="00401B4D">
        <w:rPr>
          <w:rFonts w:ascii="Times New Roman" w:hAnsi="Times New Roman" w:cs="Times New Roman"/>
          <w:sz w:val="24"/>
          <w:szCs w:val="24"/>
        </w:rPr>
        <w:t xml:space="preserve">e allowed patent, which is in fact an output of the technology transfer </w:t>
      </w:r>
      <w:r w:rsidR="007747E1">
        <w:rPr>
          <w:rFonts w:ascii="Times New Roman" w:hAnsi="Times New Roman" w:cs="Times New Roman"/>
          <w:sz w:val="24"/>
          <w:szCs w:val="24"/>
        </w:rPr>
        <w:t>activities</w:t>
      </w:r>
      <w:r w:rsidR="00401B4D">
        <w:rPr>
          <w:rFonts w:ascii="Times New Roman" w:hAnsi="Times New Roman" w:cs="Times New Roman"/>
          <w:sz w:val="24"/>
          <w:szCs w:val="24"/>
        </w:rPr>
        <w:t xml:space="preserve"> but not an outcome</w:t>
      </w:r>
      <w:r w:rsidR="007747E1">
        <w:rPr>
          <w:rFonts w:ascii="Times New Roman" w:hAnsi="Times New Roman" w:cs="Times New Roman"/>
          <w:sz w:val="24"/>
          <w:szCs w:val="24"/>
        </w:rPr>
        <w:t xml:space="preserve"> that represents the results the activities are intended to achieve</w:t>
      </w:r>
      <w:r w:rsidR="00401B4D">
        <w:rPr>
          <w:rFonts w:ascii="Times New Roman" w:hAnsi="Times New Roman" w:cs="Times New Roman"/>
          <w:sz w:val="24"/>
          <w:szCs w:val="24"/>
        </w:rPr>
        <w:t xml:space="preserve">.  </w:t>
      </w:r>
      <w:r w:rsidR="006A3551">
        <w:rPr>
          <w:rFonts w:ascii="Times New Roman" w:hAnsi="Times New Roman" w:cs="Times New Roman"/>
          <w:sz w:val="24"/>
          <w:szCs w:val="24"/>
        </w:rPr>
        <w:t xml:space="preserve">The results of Universes C and D generally would not be </w:t>
      </w:r>
      <w:r w:rsidR="00495628">
        <w:rPr>
          <w:rFonts w:ascii="Times New Roman" w:hAnsi="Times New Roman" w:cs="Times New Roman"/>
          <w:sz w:val="24"/>
          <w:szCs w:val="24"/>
        </w:rPr>
        <w:t>captured</w:t>
      </w:r>
      <w:r w:rsidR="006A3551">
        <w:rPr>
          <w:rFonts w:ascii="Times New Roman" w:hAnsi="Times New Roman" w:cs="Times New Roman"/>
          <w:sz w:val="24"/>
          <w:szCs w:val="24"/>
        </w:rPr>
        <w:t xml:space="preserve"> as successful technology transfer</w:t>
      </w:r>
      <w:r w:rsidR="00495628">
        <w:rPr>
          <w:rFonts w:ascii="Times New Roman" w:hAnsi="Times New Roman" w:cs="Times New Roman"/>
          <w:sz w:val="24"/>
          <w:szCs w:val="24"/>
        </w:rPr>
        <w:t xml:space="preserve"> outcomes</w:t>
      </w:r>
      <w:r w:rsidR="006A3551">
        <w:rPr>
          <w:rFonts w:ascii="Times New Roman" w:hAnsi="Times New Roman" w:cs="Times New Roman"/>
          <w:sz w:val="24"/>
          <w:szCs w:val="24"/>
        </w:rPr>
        <w:t xml:space="preserve"> under most current assessment approaches</w:t>
      </w:r>
      <w:r w:rsidR="00C71A6C">
        <w:rPr>
          <w:rFonts w:ascii="Times New Roman" w:hAnsi="Times New Roman" w:cs="Times New Roman"/>
          <w:sz w:val="24"/>
          <w:szCs w:val="24"/>
        </w:rPr>
        <w:t xml:space="preserve"> even though the same number of households eventually benefit from the researcher’s technology as in the other universes</w:t>
      </w:r>
      <w:r w:rsidR="006A3551">
        <w:rPr>
          <w:rFonts w:ascii="Times New Roman" w:hAnsi="Times New Roman" w:cs="Times New Roman"/>
          <w:sz w:val="24"/>
          <w:szCs w:val="24"/>
        </w:rPr>
        <w:t>.</w:t>
      </w:r>
    </w:p>
    <w:p w14:paraId="0D6B4ACC" w14:textId="77777777" w:rsidR="008B6C6F" w:rsidRPr="00C979AA" w:rsidRDefault="007B2302" w:rsidP="002013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DC28CC">
        <w:rPr>
          <w:rFonts w:ascii="Times New Roman" w:hAnsi="Times New Roman" w:cs="Times New Roman"/>
          <w:sz w:val="24"/>
          <w:szCs w:val="24"/>
        </w:rPr>
        <w:t xml:space="preserve"> </w:t>
      </w:r>
      <w:r w:rsidR="006A0ADD">
        <w:rPr>
          <w:rFonts w:ascii="Times New Roman" w:hAnsi="Times New Roman" w:cs="Times New Roman"/>
          <w:sz w:val="24"/>
          <w:szCs w:val="24"/>
        </w:rPr>
        <w:t xml:space="preserve">incongruity of what is captured in </w:t>
      </w:r>
      <w:r w:rsidR="009F68D6">
        <w:rPr>
          <w:rFonts w:ascii="Times New Roman" w:hAnsi="Times New Roman" w:cs="Times New Roman"/>
          <w:sz w:val="24"/>
          <w:szCs w:val="24"/>
        </w:rPr>
        <w:t xml:space="preserve">the </w:t>
      </w:r>
      <w:r w:rsidR="006A0ADD">
        <w:rPr>
          <w:rFonts w:ascii="Times New Roman" w:hAnsi="Times New Roman" w:cs="Times New Roman"/>
          <w:sz w:val="24"/>
          <w:szCs w:val="24"/>
        </w:rPr>
        <w:t xml:space="preserve">technology transfer metrics across the various universes in the thought experiment </w:t>
      </w:r>
      <w:r>
        <w:rPr>
          <w:rFonts w:ascii="Times New Roman" w:hAnsi="Times New Roman" w:cs="Times New Roman"/>
          <w:sz w:val="24"/>
          <w:szCs w:val="24"/>
        </w:rPr>
        <w:t>actually occur</w:t>
      </w:r>
      <w:r w:rsidR="006A0ADD">
        <w:rPr>
          <w:rFonts w:ascii="Times New Roman" w:hAnsi="Times New Roman" w:cs="Times New Roman"/>
          <w:sz w:val="24"/>
          <w:szCs w:val="24"/>
        </w:rPr>
        <w:t>s</w:t>
      </w:r>
      <w:r>
        <w:rPr>
          <w:rFonts w:ascii="Times New Roman" w:hAnsi="Times New Roman" w:cs="Times New Roman"/>
          <w:sz w:val="24"/>
          <w:szCs w:val="24"/>
        </w:rPr>
        <w:t xml:space="preserve"> </w:t>
      </w:r>
      <w:r w:rsidR="00DC28CC">
        <w:rPr>
          <w:rFonts w:ascii="Times New Roman" w:hAnsi="Times New Roman" w:cs="Times New Roman"/>
          <w:sz w:val="24"/>
          <w:szCs w:val="24"/>
        </w:rPr>
        <w:t>regular</w:t>
      </w:r>
      <w:r w:rsidR="006A0ADD">
        <w:rPr>
          <w:rFonts w:ascii="Times New Roman" w:hAnsi="Times New Roman" w:cs="Times New Roman"/>
          <w:sz w:val="24"/>
          <w:szCs w:val="24"/>
        </w:rPr>
        <w:t>ly</w:t>
      </w:r>
      <w:r w:rsidR="00DC28CC">
        <w:rPr>
          <w:rFonts w:ascii="Times New Roman" w:hAnsi="Times New Roman" w:cs="Times New Roman"/>
          <w:sz w:val="24"/>
          <w:szCs w:val="24"/>
        </w:rPr>
        <w:t xml:space="preserve"> with the current approaches and methods for assessing technology transfer outcomes</w:t>
      </w:r>
      <w:r>
        <w:rPr>
          <w:rFonts w:ascii="Times New Roman" w:hAnsi="Times New Roman" w:cs="Times New Roman"/>
          <w:sz w:val="24"/>
          <w:szCs w:val="24"/>
        </w:rPr>
        <w:t>.</w:t>
      </w:r>
      <w:r w:rsidR="00201368">
        <w:rPr>
          <w:rFonts w:ascii="Times New Roman" w:hAnsi="Times New Roman" w:cs="Times New Roman"/>
          <w:sz w:val="24"/>
          <w:szCs w:val="24"/>
        </w:rPr>
        <w:t xml:space="preserve">  As a result, the common perception among practitioners and policymakers is that the transfer of technology developed from federally-funded research is less than what probably actually occurs.</w:t>
      </w:r>
    </w:p>
    <w:p w14:paraId="682136B8" w14:textId="77777777" w:rsidR="00720672" w:rsidRPr="001308F4" w:rsidRDefault="00720672" w:rsidP="00720672">
      <w:pPr>
        <w:spacing w:after="0" w:line="480" w:lineRule="auto"/>
        <w:jc w:val="center"/>
        <w:rPr>
          <w:rFonts w:ascii="Times New Roman" w:hAnsi="Times New Roman" w:cs="Times New Roman"/>
          <w:b/>
          <w:sz w:val="24"/>
          <w:szCs w:val="24"/>
        </w:rPr>
      </w:pPr>
      <w:bookmarkStart w:id="44" w:name="ResearchQuestions"/>
      <w:bookmarkEnd w:id="44"/>
      <w:r w:rsidRPr="001308F4">
        <w:rPr>
          <w:rFonts w:ascii="Times New Roman" w:hAnsi="Times New Roman" w:cs="Times New Roman"/>
          <w:b/>
          <w:sz w:val="24"/>
          <w:szCs w:val="24"/>
        </w:rPr>
        <w:t>Research Questions</w:t>
      </w:r>
    </w:p>
    <w:p w14:paraId="5D3D1D0A" w14:textId="77777777"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study is to explore how technology transfer outcomes can be </w:t>
      </w:r>
      <w:r w:rsidR="00AC642D">
        <w:rPr>
          <w:rFonts w:ascii="Times New Roman" w:hAnsi="Times New Roman" w:cs="Times New Roman"/>
          <w:sz w:val="24"/>
          <w:szCs w:val="24"/>
        </w:rPr>
        <w:t xml:space="preserve">more accurately </w:t>
      </w:r>
      <w:r>
        <w:rPr>
          <w:rFonts w:ascii="Times New Roman" w:hAnsi="Times New Roman" w:cs="Times New Roman"/>
          <w:sz w:val="24"/>
          <w:szCs w:val="24"/>
        </w:rPr>
        <w:t>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xml:space="preserve">, I consider an alternative conceptualization of technology transfer </w:t>
      </w:r>
      <w:r>
        <w:rPr>
          <w:rFonts w:ascii="Times New Roman" w:hAnsi="Times New Roman" w:cs="Times New Roman"/>
          <w:sz w:val="24"/>
          <w:szCs w:val="24"/>
        </w:rPr>
        <w:lastRenderedPageBreak/>
        <w:t>as a non-transactional exchange of knowledge.  Specifically, I’m interested in the following research questions:</w:t>
      </w:r>
    </w:p>
    <w:p w14:paraId="0C8FED91" w14:textId="77777777" w:rsidR="00720672" w:rsidRDefault="00720672" w:rsidP="00720672">
      <w:pPr>
        <w:pStyle w:val="ListParagraph"/>
        <w:numPr>
          <w:ilvl w:val="0"/>
          <w:numId w:val="2"/>
        </w:numPr>
        <w:spacing w:after="0" w:line="480" w:lineRule="auto"/>
        <w:rPr>
          <w:rFonts w:ascii="Times New Roman" w:hAnsi="Times New Roman" w:cs="Times New Roman"/>
          <w:sz w:val="24"/>
          <w:szCs w:val="24"/>
        </w:rPr>
      </w:pPr>
      <w:commentRangeStart w:id="45"/>
      <w:r>
        <w:rPr>
          <w:rFonts w:ascii="Times New Roman" w:hAnsi="Times New Roman" w:cs="Times New Roman"/>
          <w:sz w:val="24"/>
          <w:szCs w:val="24"/>
        </w:rPr>
        <w:t xml:space="preserve">Can the construct validity and content validity of the approaches </w:t>
      </w:r>
      <w:r w:rsidR="00855102">
        <w:rPr>
          <w:rFonts w:ascii="Times New Roman" w:hAnsi="Times New Roman" w:cs="Times New Roman"/>
          <w:sz w:val="24"/>
          <w:szCs w:val="24"/>
        </w:rPr>
        <w:t xml:space="preserve">typically used </w:t>
      </w:r>
      <w:r>
        <w:rPr>
          <w:rFonts w:ascii="Times New Roman" w:hAnsi="Times New Roman" w:cs="Times New Roman"/>
          <w:sz w:val="24"/>
          <w:szCs w:val="24"/>
        </w:rPr>
        <w:t>for assessing technology transfer performance be improved by incorporating measures that capture other aspects of technology transfer not found in measures used in previous studies?</w:t>
      </w:r>
      <w:commentRangeEnd w:id="45"/>
      <w:r w:rsidR="00BC183B">
        <w:rPr>
          <w:rStyle w:val="CommentReference"/>
        </w:rPr>
        <w:commentReference w:id="45"/>
      </w:r>
    </w:p>
    <w:p w14:paraId="08997A7E" w14:textId="77777777"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measures used in previous studies?</w:t>
      </w:r>
    </w:p>
    <w:p w14:paraId="02FCEAB3" w14:textId="77777777" w:rsidR="00720672" w:rsidRDefault="00720672" w:rsidP="00855102">
      <w:pPr>
        <w:spacing w:after="0" w:line="480" w:lineRule="auto"/>
        <w:rPr>
          <w:rFonts w:ascii="Times New Roman" w:hAnsi="Times New Roman" w:cs="Times New Roman"/>
          <w:sz w:val="24"/>
          <w:szCs w:val="24"/>
        </w:rPr>
      </w:pPr>
      <w:commentRangeStart w:id="46"/>
      <w:r>
        <w:rPr>
          <w:rFonts w:ascii="Times New Roman" w:hAnsi="Times New Roman" w:cs="Times New Roman"/>
          <w:sz w:val="24"/>
          <w:szCs w:val="24"/>
        </w:rPr>
        <w:t>In this study, I explored the</w:t>
      </w:r>
      <w:r w:rsidR="00855102">
        <w:rPr>
          <w:rFonts w:ascii="Times New Roman" w:hAnsi="Times New Roman" w:cs="Times New Roman"/>
          <w:sz w:val="24"/>
          <w:szCs w:val="24"/>
        </w:rPr>
        <w:t>se questions by using</w:t>
      </w:r>
      <w:r w:rsidRPr="00E53AF5">
        <w:rPr>
          <w:rFonts w:ascii="Times New Roman" w:hAnsi="Times New Roman" w:cs="Times New Roman"/>
          <w:sz w:val="24"/>
          <w:szCs w:val="24"/>
        </w:rPr>
        <w:t xml:space="preserve">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14:paraId="3BC48DF9" w14:textId="77777777"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(Klienbaum, Kupper, Nizam,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w:t>
      </w:r>
      <w:r>
        <w:rPr>
          <w:rFonts w:ascii="Times New Roman" w:hAnsi="Times New Roman" w:cs="Times New Roman"/>
          <w:sz w:val="24"/>
          <w:szCs w:val="24"/>
        </w:rPr>
        <w:lastRenderedPageBreak/>
        <w:t>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thought to be drivers of the technology transfer process and technology transfer outcomes as captured by the alternative non-transactional measures.</w:t>
      </w:r>
    </w:p>
    <w:p w14:paraId="7E876518" w14:textId="77777777"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commentRangeEnd w:id="46"/>
      <w:r w:rsidR="00453A29">
        <w:rPr>
          <w:rStyle w:val="CommentReference"/>
        </w:rPr>
        <w:commentReference w:id="46"/>
      </w:r>
    </w:p>
    <w:p w14:paraId="2B3E402F" w14:textId="77777777" w:rsidR="00A95B39" w:rsidRPr="0003023E" w:rsidRDefault="00A95B39" w:rsidP="00EE7743">
      <w:pPr>
        <w:spacing w:after="0" w:line="480" w:lineRule="auto"/>
        <w:jc w:val="center"/>
        <w:rPr>
          <w:rFonts w:ascii="Times New Roman" w:hAnsi="Times New Roman" w:cs="Times New Roman"/>
          <w:b/>
          <w:sz w:val="24"/>
          <w:szCs w:val="24"/>
        </w:rPr>
      </w:pPr>
      <w:bookmarkStart w:id="47" w:name="LiteratureReview"/>
      <w:bookmarkEnd w:id="47"/>
      <w:r w:rsidRPr="0003023E">
        <w:rPr>
          <w:rFonts w:ascii="Times New Roman" w:hAnsi="Times New Roman" w:cs="Times New Roman"/>
          <w:b/>
          <w:sz w:val="24"/>
          <w:szCs w:val="24"/>
        </w:rPr>
        <w:t>Literature Review</w:t>
      </w:r>
    </w:p>
    <w:p w14:paraId="0E31054C" w14:textId="77777777"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14:paraId="09A4ED42" w14:textId="77777777"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w:t>
      </w:r>
      <w:r w:rsidR="00751DC9">
        <w:rPr>
          <w:rFonts w:ascii="Times New Roman" w:hAnsi="Times New Roman" w:cs="Times New Roman"/>
          <w:sz w:val="24"/>
          <w:szCs w:val="24"/>
        </w:rPr>
        <w:lastRenderedPageBreak/>
        <w:t>recognized and protected intellectual property rights.</w:t>
      </w:r>
      <w:r w:rsidR="000A72BD">
        <w:rPr>
          <w:rFonts w:ascii="Times New Roman" w:hAnsi="Times New Roman" w:cs="Times New Roman"/>
          <w:sz w:val="24"/>
          <w:szCs w:val="24"/>
        </w:rPr>
        <w:t xml:space="preserve">  Markman, Gianiodis, &amp; Phan (2009) used monetization as an indicator of technology transfer performance.  Their study used income received from technology transfer activities and the number of new business ventures formed to 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Diam (2008) used licenses executed, licensing income, and new business ventures formed to commercialize technologies as dependent variables.  </w:t>
      </w:r>
    </w:p>
    <w:p w14:paraId="172EBCBE" w14:textId="77777777"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Ho, Liu, Lu &amp; Huang (2014) investigated the efficiency of UTT in different stages of the technology transfer process.  Their approach included patent applications and patents allowed 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14:paraId="770B8E9A" w14:textId="77777777"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14:paraId="116A9206" w14:textId="77777777"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Daim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14:paraId="4070AF32" w14:textId="77777777"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 xml:space="preserve">ous </w:t>
      </w:r>
      <w:r w:rsidR="00112E88">
        <w:rPr>
          <w:rFonts w:ascii="Times New Roman" w:hAnsi="Times New Roman" w:cs="Times New Roman"/>
          <w:sz w:val="24"/>
          <w:szCs w:val="24"/>
        </w:rPr>
        <w:t>analyses</w:t>
      </w:r>
      <w:r w:rsidR="00F73E89">
        <w:rPr>
          <w:rFonts w:ascii="Times New Roman" w:hAnsi="Times New Roman" w:cs="Times New Roman"/>
          <w:sz w:val="24"/>
          <w:szCs w:val="24"/>
        </w:rPr>
        <w:t xml:space="preserve"> conceived of technology transfer only in terms of transactional exchanges of legally recognized and protected intellectual property.</w:t>
      </w:r>
    </w:p>
    <w:p w14:paraId="3DFDE1CA" w14:textId="77777777"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Variables Associated with Technology Transfer Outcomes</w:t>
      </w:r>
    </w:p>
    <w:p w14:paraId="4FCBC6F1" w14:textId="77777777"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r w:rsidR="001845FF">
        <w:rPr>
          <w:rFonts w:ascii="Times New Roman" w:hAnsi="Times New Roman" w:cs="Times New Roman"/>
          <w:sz w:val="24"/>
          <w:szCs w:val="24"/>
        </w:rPr>
        <w:t>Markman, Gianiodis, &amp; Phan (2009) found statistically significant positive associations with technology transfer outcomes for several variables including the size of an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the degree of autonomy of the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w:t>
      </w:r>
      <w:r w:rsidR="00682FB0">
        <w:rPr>
          <w:rFonts w:ascii="Times New Roman" w:hAnsi="Times New Roman" w:cs="Times New Roman"/>
          <w:sz w:val="24"/>
          <w:szCs w:val="24"/>
        </w:rPr>
        <w:t xml:space="preserve">umerous variables that were not </w:t>
      </w:r>
      <w:r w:rsidR="00CE6E62">
        <w:rPr>
          <w:rFonts w:ascii="Times New Roman" w:hAnsi="Times New Roman" w:cs="Times New Roman"/>
          <w:sz w:val="24"/>
          <w:szCs w:val="24"/>
        </w:rPr>
        <w:t>significantly associated with technology transfer outcomes such as the number of professional schools at an institution; whether or not the instituti</w:t>
      </w:r>
      <w:r w:rsidR="00682FB0">
        <w:rPr>
          <w:rFonts w:ascii="Times New Roman" w:hAnsi="Times New Roman" w:cs="Times New Roman"/>
          <w:sz w:val="24"/>
          <w:szCs w:val="24"/>
        </w:rPr>
        <w:t>on has</w:t>
      </w:r>
      <w:r w:rsidR="00CE6E62">
        <w:rPr>
          <w:rFonts w:ascii="Times New Roman" w:hAnsi="Times New Roman" w:cs="Times New Roman"/>
          <w:sz w:val="24"/>
          <w:szCs w:val="24"/>
        </w:rPr>
        <w:t xml:space="preserve"> a medical school; the size of the research and development budget of the institution; whether or not </w:t>
      </w:r>
      <w:r w:rsidR="00682FB0">
        <w:rPr>
          <w:rFonts w:ascii="Times New Roman" w:hAnsi="Times New Roman" w:cs="Times New Roman"/>
          <w:sz w:val="24"/>
          <w:szCs w:val="24"/>
        </w:rPr>
        <w:t>an institution was designated as</w:t>
      </w:r>
      <w:r w:rsidR="00CE6E62">
        <w:rPr>
          <w:rFonts w:ascii="Times New Roman" w:hAnsi="Times New Roman" w:cs="Times New Roman"/>
          <w:sz w:val="24"/>
          <w:szCs w:val="24"/>
        </w:rPr>
        <w:t xml:space="preserve"> a doctoral/research university; the institutions proximity to “high-tech” infrastructure, research capacity</w:t>
      </w:r>
      <w:r w:rsidR="00682FB0">
        <w:rPr>
          <w:rFonts w:ascii="Times New Roman" w:hAnsi="Times New Roman" w:cs="Times New Roman"/>
          <w:sz w:val="24"/>
          <w:szCs w:val="24"/>
        </w:rPr>
        <w:t>,</w:t>
      </w:r>
      <w:r w:rsidR="00CE6E62">
        <w:rPr>
          <w:rFonts w:ascii="Times New Roman" w:hAnsi="Times New Roman" w:cs="Times New Roman"/>
          <w:sz w:val="24"/>
          <w:szCs w:val="24"/>
        </w:rPr>
        <w:t xml:space="preserve"> and entrepreneurial activity; and the amount of venture capital activity of the local area in which the institution is located.</w:t>
      </w:r>
    </w:p>
    <w:p w14:paraId="579BED1B" w14:textId="77777777"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Teng </w:t>
      </w:r>
      <w:r w:rsidR="002F33A9">
        <w:rPr>
          <w:rFonts w:ascii="Times New Roman" w:hAnsi="Times New Roman" w:cs="Times New Roman"/>
          <w:sz w:val="24"/>
          <w:szCs w:val="24"/>
        </w:rPr>
        <w:t xml:space="preserve">(2003) </w:t>
      </w:r>
      <w:r>
        <w:rPr>
          <w:rFonts w:ascii="Times New Roman" w:hAnsi="Times New Roman" w:cs="Times New Roman"/>
          <w:sz w:val="24"/>
          <w:szCs w:val="24"/>
        </w:rPr>
        <w:t xml:space="preserve">found that an organization’s understanding of </w:t>
      </w:r>
      <w:r w:rsidR="00682FB0">
        <w:rPr>
          <w:rFonts w:ascii="Times New Roman" w:hAnsi="Times New Roman" w:cs="Times New Roman"/>
          <w:sz w:val="24"/>
          <w:szCs w:val="24"/>
        </w:rPr>
        <w:t>R&amp;D</w:t>
      </w:r>
      <w:r>
        <w:rPr>
          <w:rFonts w:ascii="Times New Roman" w:hAnsi="Times New Roman" w:cs="Times New Roman"/>
          <w:sz w:val="24"/>
          <w:szCs w:val="24"/>
        </w:rPr>
        <w:t xml:space="preserve">, an organization’s level of technology transfer expertise, and the range of shared basic knowledge </w:t>
      </w:r>
      <w:r>
        <w:rPr>
          <w:rFonts w:ascii="Times New Roman" w:hAnsi="Times New Roman" w:cs="Times New Roman"/>
          <w:sz w:val="24"/>
          <w:szCs w:val="24"/>
        </w:rPr>
        <w:lastRenderedPageBreak/>
        <w:t>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14:paraId="13E411AF" w14:textId="77777777"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the recent literature,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r>
        <w:rPr>
          <w:rFonts w:ascii="Times New Roman" w:hAnsi="Times New Roman" w:cs="Times New Roman"/>
          <w:sz w:val="24"/>
          <w:szCs w:val="24"/>
        </w:rPr>
        <w:t xml:space="preserve">Vagnani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r>
        <w:rPr>
          <w:rFonts w:ascii="Times New Roman" w:hAnsi="Times New Roman" w:cs="Times New Roman"/>
          <w:sz w:val="24"/>
          <w:szCs w:val="24"/>
        </w:rPr>
        <w:t xml:space="preserve">Raut, Priyadarshinee, Garda &amp; Jha (2018) incorporated SEM in a hybrid three-stage approach to analyze factors that influence the adoption of cloud computing 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14:paraId="2F871721" w14:textId="77777777"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cursory review of the literature revealed several previous studies that applied logistic regression analysis to investigate technology transfer or trends in patent data.  Appio, Martini &amp; Fantoni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14:paraId="6C8F1B70" w14:textId="77777777"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t>Kirkman (2013) used multinomial logistic regression to study how the innovativeness, proactiveness,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Kirkman specifically limited the modes of technology transfer in the </w:t>
      </w:r>
      <w:r>
        <w:rPr>
          <w:rFonts w:ascii="Times New Roman" w:hAnsi="Times New Roman" w:cs="Times New Roman"/>
          <w:sz w:val="24"/>
          <w:szCs w:val="24"/>
        </w:rPr>
        <w:lastRenderedPageBreak/>
        <w:t>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14:paraId="491C7858" w14:textId="77777777"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commentRangeStart w:id="48"/>
      <w:r>
        <w:rPr>
          <w:rFonts w:ascii="Times New Roman" w:hAnsi="Times New Roman" w:cs="Times New Roman"/>
          <w:sz w:val="24"/>
          <w:szCs w:val="24"/>
        </w:rPr>
        <w:t>Yoshikane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Yoshikane found that the number of classifications for a patent were </w:t>
      </w:r>
      <w:r w:rsidR="00B024A0">
        <w:rPr>
          <w:rFonts w:ascii="Times New Roman" w:hAnsi="Times New Roman" w:cs="Times New Roman"/>
          <w:sz w:val="24"/>
          <w:szCs w:val="24"/>
        </w:rPr>
        <w:t xml:space="preserve">positively </w:t>
      </w:r>
      <w:r>
        <w:rPr>
          <w:rFonts w:ascii="Times New Roman" w:hAnsi="Times New Roman" w:cs="Times New Roman"/>
          <w:sz w:val="24"/>
          <w:szCs w:val="24"/>
        </w:rPr>
        <w:t>associated with citation frequency.</w:t>
      </w:r>
      <w:commentRangeEnd w:id="48"/>
      <w:r w:rsidR="00453A29">
        <w:rPr>
          <w:rStyle w:val="CommentReference"/>
        </w:rPr>
        <w:commentReference w:id="48"/>
      </w:r>
    </w:p>
    <w:p w14:paraId="6441AE18" w14:textId="77777777" w:rsidR="00250EC3" w:rsidRPr="0003023E" w:rsidRDefault="00250EC3" w:rsidP="00EE7743">
      <w:pPr>
        <w:spacing w:after="0" w:line="480" w:lineRule="auto"/>
        <w:jc w:val="center"/>
        <w:rPr>
          <w:rFonts w:ascii="Times New Roman" w:hAnsi="Times New Roman" w:cs="Times New Roman"/>
          <w:b/>
          <w:sz w:val="24"/>
          <w:szCs w:val="24"/>
        </w:rPr>
      </w:pPr>
      <w:bookmarkStart w:id="49" w:name="DataAndMethods"/>
      <w:bookmarkEnd w:id="49"/>
      <w:r w:rsidRPr="0003023E">
        <w:rPr>
          <w:rFonts w:ascii="Times New Roman" w:hAnsi="Times New Roman" w:cs="Times New Roman"/>
          <w:b/>
          <w:sz w:val="24"/>
          <w:szCs w:val="24"/>
        </w:rPr>
        <w:t>Data and Methods</w:t>
      </w:r>
    </w:p>
    <w:p w14:paraId="46C0BEA9" w14:textId="77777777"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14:paraId="6B5F4178" w14:textId="77777777"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w:t>
      </w:r>
      <w:r w:rsidR="00B46F8B">
        <w:rPr>
          <w:rFonts w:ascii="Times New Roman" w:hAnsi="Times New Roman" w:cs="Times New Roman"/>
          <w:sz w:val="24"/>
          <w:szCs w:val="24"/>
        </w:rPr>
        <w:t xml:space="preserve"> (National Bureau of Economic Research, 2018)</w:t>
      </w:r>
      <w:r w:rsidR="00DA48A2" w:rsidRPr="00DA48A2">
        <w:rPr>
          <w:rFonts w:ascii="Times New Roman" w:hAnsi="Times New Roman" w:cs="Times New Roman"/>
          <w:sz w:val="24"/>
          <w:szCs w:val="24"/>
        </w:rPr>
        <w:t xml:space="preserve">.  </w:t>
      </w:r>
    </w:p>
    <w:p w14:paraId="405F7DE6" w14:textId="77777777" w:rsidR="00DA48A2" w:rsidRPr="00DA48A2" w:rsidRDefault="00D12265" w:rsidP="00DA48A2">
      <w:pPr>
        <w:spacing w:after="0" w:line="480" w:lineRule="auto"/>
        <w:ind w:firstLine="720"/>
        <w:rPr>
          <w:rFonts w:ascii="Times New Roman" w:hAnsi="Times New Roman" w:cs="Times New Roman"/>
          <w:sz w:val="24"/>
          <w:szCs w:val="24"/>
        </w:rPr>
      </w:pPr>
      <w:commentRangeStart w:id="50"/>
      <w:r>
        <w:rPr>
          <w:rFonts w:ascii="Times New Roman" w:hAnsi="Times New Roman" w:cs="Times New Roman"/>
          <w:sz w:val="24"/>
          <w:szCs w:val="24"/>
        </w:rPr>
        <w:t>Table 3</w:t>
      </w:r>
      <w:r w:rsidR="00DA48A2" w:rsidRPr="00DA48A2">
        <w:rPr>
          <w:rFonts w:ascii="Times New Roman" w:hAnsi="Times New Roman" w:cs="Times New Roman"/>
          <w:sz w:val="24"/>
          <w:szCs w:val="24"/>
        </w:rPr>
        <w:t xml:space="preserve"> details the original USPTO variables of the source data and explanations of their meanings</w:t>
      </w:r>
      <w:r w:rsidR="00AD1F19">
        <w:rPr>
          <w:rFonts w:ascii="Times New Roman" w:hAnsi="Times New Roman" w:cs="Times New Roman"/>
          <w:sz w:val="24"/>
          <w:szCs w:val="24"/>
        </w:rPr>
        <w:t xml:space="preserve"> (Hall, Jaffe, &amp; Trajtenberg, 2001)</w:t>
      </w:r>
      <w:r w:rsidR="00DA48A2" w:rsidRPr="00DA48A2">
        <w:rPr>
          <w:rFonts w:ascii="Times New Roman" w:hAnsi="Times New Roman" w:cs="Times New Roman"/>
          <w:sz w:val="24"/>
          <w:szCs w:val="24"/>
        </w:rPr>
        <w:t xml:space="preserve">.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commentRangeEnd w:id="50"/>
      <w:r w:rsidR="00453A29">
        <w:rPr>
          <w:rStyle w:val="CommentReference"/>
        </w:rPr>
        <w:commentReference w:id="50"/>
      </w:r>
    </w:p>
    <w:p w14:paraId="2A6DAA36" w14:textId="77777777"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3</w:t>
      </w:r>
    </w:p>
    <w:p w14:paraId="4C27A24C" w14:textId="77777777"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14:paraId="70F60A9D" w14:textId="77777777"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14:paraId="278A1ECB"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14:paraId="78CC1BC6" w14:textId="77777777"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14:paraId="49526674" w14:textId="77777777"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14:paraId="79313CCA" w14:textId="77777777"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14:paraId="07D29C88"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2A022558"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14:paraId="2F5F61A2"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79315452"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14:paraId="747CD123" w14:textId="77777777"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14:paraId="73701596"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14:paraId="2DF90EA9"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6B423EA"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14:paraId="4A05544B"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35CBBCB0"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14:paraId="64127704"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336CAE71"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14:paraId="6B6D04A8" w14:textId="77777777"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14:paraId="5058988B"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14:paraId="71E0DB8B"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535589"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1963 – 1999.</w:t>
            </w:r>
          </w:p>
        </w:tc>
      </w:tr>
      <w:tr w:rsidR="00DA48A2" w:rsidRPr="00DA48A2" w14:paraId="6D6D20D2"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497F8DD3"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14:paraId="3D70A38E"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253F5880"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14:paraId="0A32FF25" w14:textId="77777777"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14:paraId="6172DD58"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14:paraId="0EA26DEF"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860320F"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14:paraId="07C0CA03"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0E90FB0C"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14:paraId="6AFBBE6B"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56C4FE83"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14:paraId="5E64DA4E" w14:textId="77777777"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14:paraId="5E17BFB2"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14:paraId="5021F5F1"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1E4F611"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1963 – 1999.</w:t>
            </w:r>
          </w:p>
        </w:tc>
      </w:tr>
      <w:tr w:rsidR="00DA48A2" w:rsidRPr="00DA48A2" w14:paraId="0EA4EE6C"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A1294C8"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14:paraId="05E27F45"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14:paraId="5D393FE6"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14:paraId="78553F7B" w14:textId="77777777"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14:paraId="79714538"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14:paraId="09797925"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4294767"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14:paraId="66A4E207"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685B5AF5"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POSTATE</w:t>
            </w:r>
          </w:p>
        </w:tc>
        <w:tc>
          <w:tcPr>
            <w:tcW w:w="1728" w:type="dxa"/>
          </w:tcPr>
          <w:p w14:paraId="13BD4BEA"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14:paraId="6015FA7E"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14:paraId="46378D3D" w14:textId="77777777"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14:paraId="5C32325A"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14:paraId="0CC294B2"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FCF16A8"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14:paraId="30597784"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E800CD2"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14:paraId="7178ABCD"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3D63DDAB"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14:paraId="3B3BCF40" w14:textId="77777777"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14:paraId="008A93D5"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14:paraId="5F561417"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44D9BAA"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14:paraId="5DF07EB5"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734AC39D"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14:paraId="163F54E0"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16A7CC27"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14:paraId="3E4F9F2D" w14:textId="77777777"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14:paraId="0F9A653B"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14:paraId="312A40C8"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D0402E9"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14:paraId="3335A1CE"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E39CC54"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14:paraId="3A60A5E8"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28C984A2"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14:paraId="55F1FC0A" w14:textId="77777777"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14:paraId="3F5EE685"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14:paraId="36BE62D2"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0E1D859"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to </w:t>
            </w:r>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14:paraId="1D225B48"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2B8D1CA7"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14:paraId="5F90EAB6"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55894339"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14:paraId="0DE4CC42" w14:textId="77777777"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14:paraId="1D7CBEB2"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14:paraId="55AC676A"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208228D"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14:paraId="4A14ADC0" w14:textId="77777777" w:rsidR="00DA48A2" w:rsidRPr="00DA48A2" w:rsidRDefault="00DA48A2" w:rsidP="00DA48A2">
      <w:pPr>
        <w:spacing w:after="0" w:line="480" w:lineRule="auto"/>
        <w:rPr>
          <w:rFonts w:ascii="Times New Roman" w:hAnsi="Times New Roman" w:cs="Times New Roman"/>
          <w:sz w:val="24"/>
          <w:szCs w:val="24"/>
        </w:rPr>
      </w:pPr>
    </w:p>
    <w:p w14:paraId="165A7B5D" w14:textId="77777777"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D12265">
        <w:rPr>
          <w:rFonts w:ascii="Times New Roman" w:hAnsi="Times New Roman" w:cs="Times New Roman"/>
          <w:sz w:val="24"/>
          <w:szCs w:val="24"/>
        </w:rPr>
        <w:t>4</w:t>
      </w:r>
      <w:r w:rsidRPr="00DA48A2">
        <w:rPr>
          <w:rFonts w:ascii="Times New Roman" w:hAnsi="Times New Roman" w:cs="Times New Roman"/>
          <w:sz w:val="24"/>
          <w:szCs w:val="24"/>
        </w:rPr>
        <w:t xml:space="preserve"> provides information about the source data constructed variables and explanations of their meanings</w:t>
      </w:r>
      <w:r w:rsidR="00875D25">
        <w:rPr>
          <w:rFonts w:ascii="Times New Roman" w:hAnsi="Times New Roman" w:cs="Times New Roman"/>
          <w:sz w:val="24"/>
          <w:szCs w:val="24"/>
        </w:rPr>
        <w:t xml:space="preserve"> (Hall, Jaffe, &amp; Trajtenberg, 2001)</w:t>
      </w:r>
      <w:r w:rsidRPr="00DA48A2">
        <w:rPr>
          <w:rFonts w:ascii="Times New Roman" w:hAnsi="Times New Roman" w:cs="Times New Roman"/>
          <w:sz w:val="24"/>
          <w:szCs w:val="24"/>
        </w:rPr>
        <w:t xml:space="preserve">.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w:t>
      </w:r>
      <w:r w:rsidRPr="00DA48A2">
        <w:rPr>
          <w:rFonts w:ascii="Times New Roman" w:hAnsi="Times New Roman" w:cs="Times New Roman"/>
          <w:sz w:val="24"/>
          <w:szCs w:val="24"/>
        </w:rPr>
        <w:lastRenderedPageBreak/>
        <w:t xml:space="preserve">patent.  </w:t>
      </w:r>
      <w:r w:rsidRPr="00CA79F7">
        <w:rPr>
          <w:rFonts w:ascii="Courier New" w:hAnsi="Courier New" w:cs="Courier New"/>
          <w:sz w:val="24"/>
          <w:szCs w:val="24"/>
        </w:rPr>
        <w:t>GENERAL</w:t>
      </w:r>
      <w:r w:rsidRPr="00DA48A2">
        <w:rPr>
          <w:rFonts w:ascii="Times New Roman" w:hAnsi="Times New Roman" w:cs="Times New Roman"/>
          <w:sz w:val="24"/>
          <w:szCs w:val="24"/>
        </w:rPr>
        <w:t xml:space="preserve">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14:paraId="283B65BE" w14:textId="77777777"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14:paraId="09BB0464" w14:textId="77777777"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14:paraId="6E56A8F2" w14:textId="77777777"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66A4260D"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14:paraId="4254A3A1" w14:textId="77777777"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14:paraId="44162856" w14:textId="77777777"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14:paraId="211644B5" w14:textId="77777777"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14:paraId="505E898D"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D9C39EA"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14:paraId="3D666BFF"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1D49F300"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14:paraId="38FC06EA"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14:paraId="37A21686"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14:paraId="6046F283"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CD271A5"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14:paraId="6E405CE0"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55CFD26B"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14:paraId="20C837CD"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3C1180A6"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14:paraId="06813D98"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14:paraId="2724A92B"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14:paraId="447A8BE5"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C55AFA7"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14:paraId="4EA4023D"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3637FAF5"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14:paraId="1CA34CF7"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3FCC6FE7"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14:paraId="20EDD865"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14:paraId="5F936E9C"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14:paraId="3607414C"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F60C64B"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to </w:t>
            </w:r>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14:paraId="18586AF2"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04F6B395"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CRECEIVE</w:t>
            </w:r>
          </w:p>
        </w:tc>
        <w:tc>
          <w:tcPr>
            <w:tcW w:w="1728" w:type="dxa"/>
          </w:tcPr>
          <w:p w14:paraId="0754114E"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3F289D53"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14:paraId="142857A4"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14:paraId="6AB6E3ED"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14:paraId="0552E187"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7A2B722"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to </w:t>
            </w:r>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14:paraId="63EEDA4E"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130B865B"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14:paraId="3C2E0CA1"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4DA73F79"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14:paraId="243AEDA2"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14:paraId="03BB302E"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14:paraId="3F33FD66"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88CFDBB"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14:paraId="0BD1681A"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5D39C756"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14:paraId="0CA128C1"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1DA526EB"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14:paraId="63D2BEB0"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14:paraId="26EA646B"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14:paraId="091B27BA"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1CFCFA7"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14:paraId="4C5E25A4"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r w:rsidRPr="00DA48A2">
              <w:rPr>
                <w:rFonts w:ascii="Times New Roman" w:eastAsiaTheme="minorEastAsia" w:hAnsi="Times New Roman" w:cs="Times New Roman"/>
                <w:sz w:val="24"/>
                <w:szCs w:val="24"/>
              </w:rPr>
              <w:t xml:space="preserve"> denotes the percentage of citations received by patent </w:t>
            </w:r>
            <w:r w:rsidRPr="00DA48A2">
              <w:rPr>
                <w:rFonts w:ascii="Times New Roman" w:eastAsiaTheme="minorEastAsia" w:hAnsi="Times New Roman" w:cs="Times New Roman"/>
                <w:i/>
                <w:sz w:val="24"/>
                <w:szCs w:val="24"/>
              </w:rPr>
              <w:t>i</w:t>
            </w:r>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r w:rsidRPr="00DA48A2">
              <w:rPr>
                <w:rFonts w:ascii="Times New Roman" w:eastAsiaTheme="minorEastAsia" w:hAnsi="Times New Roman" w:cs="Times New Roman"/>
                <w:sz w:val="24"/>
                <w:szCs w:val="24"/>
              </w:rPr>
              <w:t xml:space="preserve"> patent classes.</w:t>
            </w:r>
          </w:p>
          <w:p w14:paraId="52D6D4AD"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14:paraId="16A9D15C"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14:paraId="528019C7"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B937154"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ORIGINAL</w:t>
            </w:r>
          </w:p>
        </w:tc>
        <w:tc>
          <w:tcPr>
            <w:tcW w:w="1728" w:type="dxa"/>
          </w:tcPr>
          <w:p w14:paraId="626F9315"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6D6A784C"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14:paraId="2895FC7D"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14:paraId="1D040B13"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14:paraId="3F298C34"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7F4787D"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14:paraId="38BF25D5"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r w:rsidRPr="00DA48A2">
              <w:rPr>
                <w:rFonts w:ascii="Times New Roman" w:eastAsiaTheme="minorEastAsia" w:hAnsi="Times New Roman" w:cs="Times New Roman"/>
                <w:sz w:val="24"/>
                <w:szCs w:val="24"/>
              </w:rPr>
              <w:t xml:space="preserve"> denotes the percentage of citations made by patent </w:t>
            </w:r>
            <w:r w:rsidRPr="00DA48A2">
              <w:rPr>
                <w:rFonts w:ascii="Times New Roman" w:eastAsiaTheme="minorEastAsia" w:hAnsi="Times New Roman" w:cs="Times New Roman"/>
                <w:i/>
                <w:sz w:val="24"/>
                <w:szCs w:val="24"/>
              </w:rPr>
              <w:t>i</w:t>
            </w:r>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r w:rsidRPr="00DA48A2">
              <w:rPr>
                <w:rFonts w:ascii="Times New Roman" w:eastAsiaTheme="minorEastAsia" w:hAnsi="Times New Roman" w:cs="Times New Roman"/>
                <w:sz w:val="24"/>
                <w:szCs w:val="24"/>
              </w:rPr>
              <w:t xml:space="preserve"> patent classes.</w:t>
            </w:r>
          </w:p>
          <w:p w14:paraId="181B2EBA"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14:paraId="65DC60F2"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14:paraId="00C13B66"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1769B66C"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14:paraId="4D87F984"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747C2434"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14:paraId="5985C444"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14:paraId="7BC75BC3"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14:paraId="2A1839BC"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E6B985E"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14:paraId="13F4C3D9"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1010653D"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BCKGTLAG</w:t>
            </w:r>
          </w:p>
        </w:tc>
        <w:tc>
          <w:tcPr>
            <w:tcW w:w="1728" w:type="dxa"/>
          </w:tcPr>
          <w:p w14:paraId="60089CF1"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4579AF57"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14:paraId="68488068"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14:paraId="407313E3"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14:paraId="19CEB9D8"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ABC46CC"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14:paraId="325B0FE4"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300A171A"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14:paraId="0E250DED"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3E93E988"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14:paraId="4B72D53B"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14:paraId="0F6B1593"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14:paraId="1A27536A"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1B7C705"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14:paraId="09F2032C"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A7D6814"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SELFCTLB</w:t>
            </w:r>
          </w:p>
        </w:tc>
        <w:tc>
          <w:tcPr>
            <w:tcW w:w="1728" w:type="dxa"/>
          </w:tcPr>
          <w:p w14:paraId="680EC7B1"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1A0FB7E1"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14:paraId="680DFFC3"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14:paraId="7C19D18D"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14:paraId="0588F5C7"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24987F7"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14:paraId="331D3C52"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24706CF4"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14:paraId="08108870"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7D4EE236"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14:paraId="5649344B"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14:paraId="5167F2B1"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14:paraId="1BD65B27"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9739B66" w14:textId="77777777"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14:paraId="33CFCC13"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9FEC56" w14:textId="77777777"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SECDLWBD</w:t>
            </w:r>
          </w:p>
        </w:tc>
        <w:tc>
          <w:tcPr>
            <w:tcW w:w="1728" w:type="dxa"/>
          </w:tcPr>
          <w:p w14:paraId="293A4ADA"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3C565C18"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14:paraId="5817E8D2"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14:paraId="284BB3E8"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14:paraId="7B41892B"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C38382D" w14:textId="77777777"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14:paraId="45D4B172" w14:textId="77777777" w:rsidR="00917755" w:rsidRDefault="00917755" w:rsidP="00DA48A2">
      <w:pPr>
        <w:spacing w:after="0" w:line="480" w:lineRule="auto"/>
        <w:rPr>
          <w:rFonts w:ascii="Times New Roman" w:hAnsi="Times New Roman" w:cs="Times New Roman"/>
          <w:b/>
          <w:sz w:val="24"/>
          <w:szCs w:val="24"/>
        </w:rPr>
      </w:pPr>
    </w:p>
    <w:p w14:paraId="0BA83344" w14:textId="77777777"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14:paraId="4EC36ACE" w14:textId="77777777"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9B17AE">
        <w:rPr>
          <w:rFonts w:ascii="Courier New" w:hAnsi="Courier New" w:cs="Courier New"/>
          <w:sz w:val="24"/>
          <w:szCs w:val="24"/>
        </w:rPr>
        <w:t>RStudio</w:t>
      </w:r>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14:paraId="39E53608" w14:textId="77777777"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r w:rsidRPr="0032625F">
        <w:rPr>
          <w:rFonts w:ascii="Courier New" w:hAnsi="Courier New" w:cs="Courier New"/>
          <w:sz w:val="24"/>
          <w:szCs w:val="24"/>
        </w:rPr>
        <w:t>miss_var_summary</w:t>
      </w:r>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lastRenderedPageBreak/>
        <w:t>CLAIMS</w:t>
      </w:r>
      <w:r>
        <w:rPr>
          <w:rFonts w:ascii="Times New Roman" w:hAnsi="Times New Roman" w:cs="Times New Roman"/>
          <w:sz w:val="24"/>
          <w:szCs w:val="24"/>
        </w:rPr>
        <w:t xml:space="preserve"> variables.  I then used the </w:t>
      </w:r>
      <w:r w:rsidRPr="00003F49">
        <w:rPr>
          <w:rFonts w:ascii="Courier New" w:hAnsi="Courier New" w:cs="Courier New"/>
          <w:sz w:val="24"/>
          <w:szCs w:val="24"/>
        </w:rPr>
        <w:t>miss_case_summary</w:t>
      </w:r>
      <w:r>
        <w:rPr>
          <w:rFonts w:ascii="Times New Roman" w:hAnsi="Times New Roman" w:cs="Times New Roman"/>
          <w:sz w:val="24"/>
          <w:szCs w:val="24"/>
        </w:rPr>
        <w:t xml:space="preserve"> function to determine how many observations had missing data in the other variables.  I used the </w:t>
      </w:r>
      <w:r w:rsidRPr="00003F49">
        <w:rPr>
          <w:rFonts w:ascii="Courier New" w:hAnsi="Courier New" w:cs="Courier New"/>
          <w:sz w:val="24"/>
          <w:szCs w:val="24"/>
        </w:rPr>
        <w:t>get_dupes</w:t>
      </w:r>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14:paraId="2956988A" w14:textId="77777777"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r w:rsidRPr="0079402A">
        <w:rPr>
          <w:rFonts w:ascii="Courier New" w:hAnsi="Courier New" w:cs="Courier New"/>
          <w:sz w:val="24"/>
          <w:szCs w:val="24"/>
        </w:rPr>
        <w:t>set.seed</w:t>
      </w:r>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w:t>
      </w:r>
      <w:commentRangeStart w:id="51"/>
      <w:r>
        <w:rPr>
          <w:rFonts w:ascii="Times New Roman" w:hAnsi="Times New Roman" w:cs="Times New Roman"/>
          <w:sz w:val="24"/>
          <w:szCs w:val="24"/>
        </w:rPr>
        <w:t xml:space="preserve">data as a </w:t>
      </w:r>
      <w:r>
        <w:rPr>
          <w:rFonts w:ascii="Courier New" w:hAnsi="Courier New" w:cs="Courier New"/>
          <w:sz w:val="24"/>
          <w:szCs w:val="24"/>
        </w:rPr>
        <w:t>.csv</w:t>
      </w:r>
      <w:r>
        <w:rPr>
          <w:rFonts w:ascii="Times New Roman" w:hAnsi="Times New Roman" w:cs="Times New Roman"/>
          <w:sz w:val="24"/>
          <w:szCs w:val="24"/>
        </w:rPr>
        <w:t xml:space="preserve"> file.</w:t>
      </w:r>
    </w:p>
    <w:p w14:paraId="7A26B27B" w14:textId="77777777" w:rsidR="00CF3254" w:rsidRDefault="00CF3254" w:rsidP="00274819">
      <w:pPr>
        <w:spacing w:after="0"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commentRangeEnd w:id="51"/>
      <w:r w:rsidR="00006C7B">
        <w:rPr>
          <w:rStyle w:val="CommentReference"/>
        </w:rPr>
        <w:commentReference w:id="51"/>
      </w:r>
    </w:p>
    <w:p w14:paraId="399A1C69" w14:textId="77777777"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14:paraId="6840A835" w14:textId="77777777" w:rsidR="00362B6F" w:rsidRDefault="001308F4" w:rsidP="00CF3254">
      <w:pPr>
        <w:spacing w:after="0" w:line="480" w:lineRule="auto"/>
        <w:ind w:firstLine="720"/>
        <w:rPr>
          <w:rFonts w:ascii="Times New Roman" w:hAnsi="Times New Roman" w:cs="Times New Roman"/>
          <w:b/>
          <w:sz w:val="24"/>
          <w:szCs w:val="24"/>
        </w:rPr>
      </w:pPr>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
    <w:p w14:paraId="1381DEB6" w14:textId="77777777"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very skewed to the right (i.e., positively skewed) based on a visual inspection of a histogram for the data.  The transformed DV is </w:t>
      </w:r>
      <w:r w:rsidRPr="000A60E0">
        <w:rPr>
          <w:rFonts w:ascii="Courier New" w:hAnsi="Courier New" w:cs="Courier New"/>
          <w:sz w:val="24"/>
          <w:szCs w:val="24"/>
        </w:rPr>
        <w:t>logCRECEIVE</w:t>
      </w:r>
      <w:r>
        <w:rPr>
          <w:rFonts w:ascii="Times New Roman" w:hAnsi="Times New Roman" w:cs="Times New Roman"/>
          <w:sz w:val="24"/>
          <w:szCs w:val="24"/>
        </w:rPr>
        <w:t xml:space="preserve">, which is what I used in the hierarchical regression analysis.  </w:t>
      </w:r>
    </w:p>
    <w:p w14:paraId="78499D58" w14:textId="77777777"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To create the </w:t>
      </w:r>
      <w:r w:rsidRPr="008C35DB">
        <w:rPr>
          <w:rFonts w:ascii="Courier New" w:hAnsi="Courier New" w:cs="Courier New"/>
          <w:sz w:val="24"/>
          <w:szCs w:val="24"/>
        </w:rPr>
        <w:t>logCRECEIVE</w:t>
      </w:r>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r w:rsidRPr="008C35DB">
        <w:rPr>
          <w:rFonts w:ascii="Courier New" w:hAnsi="Courier New" w:cs="Courier New"/>
          <w:sz w:val="24"/>
          <w:szCs w:val="24"/>
        </w:rPr>
        <w:t>RStudio</w:t>
      </w:r>
      <w:r>
        <w:rPr>
          <w:rFonts w:ascii="Times New Roman" w:hAnsi="Times New Roman" w:cs="Times New Roman"/>
          <w:sz w:val="24"/>
          <w:szCs w:val="24"/>
        </w:rPr>
        <w:t xml:space="preserve">.  I imported the cleaned </w:t>
      </w:r>
      <w:r>
        <w:rPr>
          <w:rFonts w:ascii="Times New Roman" w:hAnsi="Times New Roman" w:cs="Times New Roman"/>
          <w:sz w:val="24"/>
          <w:szCs w:val="24"/>
        </w:rPr>
        <w:lastRenderedPageBreak/>
        <w:t xml:space="preserve">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r w:rsidRPr="008C35DB">
        <w:rPr>
          <w:rFonts w:ascii="Courier New" w:hAnsi="Courier New" w:cs="Courier New"/>
          <w:sz w:val="24"/>
          <w:szCs w:val="24"/>
        </w:rPr>
        <w:t>logCRECEIVE</w:t>
      </w:r>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14:paraId="3B261FC5" w14:textId="77777777" w:rsidR="00E6646F" w:rsidRDefault="00E6646F" w:rsidP="00362B6F">
      <w:pPr>
        <w:spacing w:after="0" w:line="480" w:lineRule="auto"/>
        <w:ind w:firstLine="720"/>
        <w:rPr>
          <w:rFonts w:ascii="Times New Roman" w:hAnsi="Times New Roman" w:cs="Times New Roman"/>
          <w:b/>
          <w:sz w:val="24"/>
          <w:szCs w:val="24"/>
        </w:rPr>
      </w:pPr>
      <w:r>
        <w:rPr>
          <w:rFonts w:ascii="Times New Roman" w:hAnsi="Times New Roman" w:cs="Times New Roman"/>
          <w:b/>
          <w:sz w:val="24"/>
          <w:szCs w:val="24"/>
        </w:rPr>
        <w:t>Path model analysis.</w:t>
      </w:r>
    </w:p>
    <w:p w14:paraId="409DAA7F" w14:textId="77777777"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r w:rsidRPr="001C233C">
        <w:rPr>
          <w:rFonts w:ascii="Courier New" w:hAnsi="Courier New" w:cs="Courier New"/>
          <w:sz w:val="24"/>
          <w:szCs w:val="24"/>
        </w:rPr>
        <w:t>CRECEIVEln</w:t>
      </w:r>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r w:rsidRPr="00092919">
        <w:rPr>
          <w:rFonts w:ascii="Courier New" w:hAnsi="Courier New" w:cs="Courier New"/>
          <w:sz w:val="24"/>
          <w:szCs w:val="24"/>
        </w:rPr>
        <w:t>CRECEIVEln</w:t>
      </w:r>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sidRPr="00B024A0">
        <w:rPr>
          <w:rFonts w:ascii="Times New Roman" w:hAnsi="Times New Roman" w:cs="Times New Roman"/>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r w:rsidRPr="000A60E0">
        <w:rPr>
          <w:rFonts w:ascii="Courier New" w:hAnsi="Courier New" w:cs="Courier New"/>
          <w:sz w:val="24"/>
          <w:szCs w:val="24"/>
        </w:rPr>
        <w:t>CRECEIVE</w:t>
      </w:r>
      <w:r>
        <w:rPr>
          <w:rFonts w:ascii="Courier New" w:hAnsi="Courier New" w:cs="Courier New"/>
          <w:sz w:val="24"/>
          <w:szCs w:val="24"/>
        </w:rPr>
        <w:t>ln</w:t>
      </w:r>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14:paraId="7BA2B37C" w14:textId="77777777" w:rsidR="00E6646F" w:rsidRPr="00DA48A2" w:rsidRDefault="00E6646F" w:rsidP="00E6646F">
      <w:pPr>
        <w:spacing w:after="0" w:line="480" w:lineRule="auto"/>
        <w:ind w:firstLine="720"/>
        <w:rPr>
          <w:rFonts w:ascii="Times New Roman" w:hAnsi="Times New Roman" w:cs="Times New Roman"/>
          <w:b/>
          <w:sz w:val="24"/>
          <w:szCs w:val="24"/>
        </w:rPr>
      </w:pPr>
      <w:r>
        <w:rPr>
          <w:rFonts w:ascii="Times New Roman" w:hAnsi="Times New Roman" w:cs="Times New Roman"/>
          <w:b/>
          <w:sz w:val="24"/>
          <w:szCs w:val="24"/>
        </w:rPr>
        <w:lastRenderedPageBreak/>
        <w:t>Binary logistic regression analysis.</w:t>
      </w:r>
    </w:p>
    <w:p w14:paraId="2BCC84B9" w14:textId="77777777"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D12265">
        <w:rPr>
          <w:rFonts w:ascii="Times New Roman" w:hAnsi="Times New Roman" w:cs="Times New Roman"/>
          <w:sz w:val="24"/>
          <w:szCs w:val="24"/>
        </w:rPr>
        <w:t xml:space="preserve">  Table 5</w:t>
      </w:r>
      <w:r w:rsidR="000E4997">
        <w:rPr>
          <w:rFonts w:ascii="Times New Roman" w:hAnsi="Times New Roman" w:cs="Times New Roman"/>
          <w:sz w:val="24"/>
          <w:szCs w:val="24"/>
        </w:rPr>
        <w:t xml:space="preserve"> lists the final variables that I used in the </w:t>
      </w:r>
      <w:r w:rsidR="00152AF6">
        <w:rPr>
          <w:rFonts w:ascii="Times New Roman" w:hAnsi="Times New Roman" w:cs="Times New Roman"/>
          <w:sz w:val="24"/>
          <w:szCs w:val="24"/>
        </w:rPr>
        <w:t xml:space="preserve">binary logistic regression </w:t>
      </w:r>
      <w:r w:rsidR="000E4997">
        <w:rPr>
          <w:rFonts w:ascii="Times New Roman" w:hAnsi="Times New Roman" w:cs="Times New Roman"/>
          <w:sz w:val="24"/>
          <w:szCs w:val="24"/>
        </w:rPr>
        <w:t>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14:paraId="600C7D9A" w14:textId="77777777" w:rsidR="000E4997" w:rsidRDefault="00D12265"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14:paraId="5A3B7953" w14:textId="77777777"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14:paraId="5FCB64F4" w14:textId="77777777"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14:paraId="36AA5313" w14:textId="77777777"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14:paraId="3F41C549" w14:textId="77777777"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14:paraId="593A6300" w14:textId="77777777"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14:paraId="2FF4DCE7" w14:textId="77777777"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14:paraId="7B609C95" w14:textId="77777777"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18ECD915" w14:textId="77777777"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14:paraId="5150B872"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20C0C1A3"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14:paraId="1DD143FD" w14:textId="77777777"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14:paraId="0029F61D"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14:paraId="64D368A9"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D630918"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1963 – 1999.</w:t>
            </w:r>
          </w:p>
        </w:tc>
      </w:tr>
      <w:tr w:rsidR="000E4997" w:rsidRPr="00DA48A2" w14:paraId="75FC3672" w14:textId="77777777"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14:paraId="4463E92E" w14:textId="77777777"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CLAIMS</w:t>
            </w:r>
          </w:p>
        </w:tc>
        <w:tc>
          <w:tcPr>
            <w:tcW w:w="1728" w:type="dxa"/>
          </w:tcPr>
          <w:p w14:paraId="47F556AA" w14:textId="77777777"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2A0A8024" w14:textId="77777777"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14:paraId="6FE2AA62" w14:textId="77777777"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14:paraId="65AF727A" w14:textId="77777777"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14:paraId="16C79C59" w14:textId="77777777"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2C5B6A3" w14:textId="77777777"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to </w:t>
            </w:r>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14:paraId="15473933" w14:textId="77777777"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7C1AC33" w14:textId="77777777"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14:paraId="0BF809F4"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45A29EEC"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14:paraId="0AB78FF1"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14:paraId="3F19B99D" w14:textId="77777777"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14:paraId="58F28431"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14:paraId="6AC62291"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E28FB8D" w14:textId="77777777"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14:paraId="24270BA6" w14:textId="77777777"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14:paraId="686A1F5C" w14:textId="77777777"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14:paraId="4A41F15A" w14:textId="77777777"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5ED4D6DF" w14:textId="77777777"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14:paraId="2644064D" w14:textId="77777777"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14:paraId="1AB270EC" w14:textId="77777777"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14:paraId="4AA2C302" w14:textId="77777777"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120032F" w14:textId="77777777"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14:paraId="02EFB2BF" w14:textId="77777777"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8F6B686" w14:textId="77777777"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14:paraId="7BC4F6A3"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14:paraId="4E36C1C0"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14:paraId="25B3CA61"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14:paraId="7D67A6BA"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14:paraId="0C743651"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15487EE" w14:textId="77777777"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14:paraId="40A8F179" w14:textId="77777777" w:rsidR="000E4997" w:rsidRPr="00DA48A2" w:rsidRDefault="000E4997" w:rsidP="000E4997">
      <w:pPr>
        <w:spacing w:after="0" w:line="480" w:lineRule="auto"/>
        <w:rPr>
          <w:rFonts w:ascii="Times New Roman" w:hAnsi="Times New Roman" w:cs="Times New Roman"/>
          <w:sz w:val="24"/>
          <w:szCs w:val="24"/>
        </w:rPr>
      </w:pPr>
    </w:p>
    <w:p w14:paraId="2C448F9E" w14:textId="77777777" w:rsidR="003F4360" w:rsidRPr="0003023E" w:rsidRDefault="003F4360" w:rsidP="00A6382C">
      <w:pPr>
        <w:spacing w:after="0" w:line="480" w:lineRule="auto"/>
        <w:jc w:val="center"/>
        <w:rPr>
          <w:rFonts w:ascii="Times New Roman" w:hAnsi="Times New Roman" w:cs="Times New Roman"/>
          <w:b/>
          <w:sz w:val="24"/>
          <w:szCs w:val="24"/>
        </w:rPr>
      </w:pPr>
      <w:bookmarkStart w:id="52" w:name="AnticipatedResults"/>
      <w:bookmarkEnd w:id="52"/>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14:paraId="5D467704" w14:textId="77777777"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14:paraId="7350AD64" w14:textId="77777777"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w:t>
      </w:r>
      <w:r w:rsidR="009F31C2">
        <w:rPr>
          <w:rFonts w:ascii="Times New Roman" w:hAnsi="Times New Roman" w:cs="Times New Roman"/>
          <w:sz w:val="24"/>
          <w:szCs w:val="24"/>
        </w:rPr>
        <w:t>d</w:t>
      </w:r>
      <w:r w:rsidR="00DF6577">
        <w:rPr>
          <w:rFonts w:ascii="Times New Roman" w:hAnsi="Times New Roman" w:cs="Times New Roman"/>
          <w:sz w:val="24"/>
          <w:szCs w:val="24"/>
        </w:rPr>
        <w:t xml:space="preserv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citation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14:paraId="7918C677" w14:textId="77777777"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lastRenderedPageBreak/>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β</w:t>
      </w:r>
      <w:r>
        <w:rPr>
          <w:rFonts w:ascii="Times New Roman" w:hAnsi="Times New Roman" w:cs="Times New Roman"/>
          <w:sz w:val="24"/>
          <w:szCs w:val="24"/>
          <w:vertAlign w:val="subscript"/>
        </w:rPr>
        <w:t>1</w:t>
      </w:r>
      <w:r>
        <w:rPr>
          <w:rFonts w:ascii="Times New Roman" w:hAnsi="Times New Roman" w:cs="Times New Roman"/>
          <w:sz w:val="24"/>
          <w:szCs w:val="24"/>
        </w:rPr>
        <w:t>(</w:t>
      </w:r>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14:paraId="4682CE39" w14:textId="77777777" w:rsidR="00DF6577" w:rsidRDefault="00A74514" w:rsidP="00DF6577">
      <w:pPr>
        <w:spacing w:after="0" w:line="480" w:lineRule="auto"/>
        <w:ind w:left="360"/>
        <w:rPr>
          <w:rFonts w:ascii="Courier New" w:hAnsi="Courier New" w:cs="Courier New"/>
          <w:sz w:val="24"/>
          <w:szCs w:val="24"/>
        </w:rPr>
      </w:pPr>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14:paraId="232E3873" w14:textId="77777777"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14:paraId="3F386227" w14:textId="77777777"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14:paraId="711A4BDB" w14:textId="77777777"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14:paraId="18DCFAA9" w14:textId="77777777"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14:paraId="7088E0A9" w14:textId="77777777"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14:paraId="4E1FA73C" w14:textId="77777777"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r w:rsidRPr="006622AE">
        <w:rPr>
          <w:rFonts w:ascii="Courier New" w:hAnsi="Courier New" w:cs="Courier New"/>
          <w:sz w:val="24"/>
          <w:szCs w:val="24"/>
        </w:rPr>
        <w:t>logCRECEIVE</w:t>
      </w:r>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w:t>
      </w:r>
    </w:p>
    <w:p w14:paraId="2F5F7BBE" w14:textId="77777777"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t>
      </w:r>
      <w:r>
        <w:rPr>
          <w:rFonts w:ascii="Times New Roman" w:hAnsi="Times New Roman" w:cs="Times New Roman"/>
          <w:sz w:val="24"/>
          <w:szCs w:val="24"/>
        </w:rPr>
        <w:lastRenderedPageBreak/>
        <w:t xml:space="preserve">was to be relevant to other technologies because of half-life effects.  </w:t>
      </w:r>
      <w:r w:rsidR="002C7F5B">
        <w:rPr>
          <w:rFonts w:ascii="Times New Roman" w:hAnsi="Times New Roman" w:cs="Times New Roman"/>
          <w:sz w:val="24"/>
          <w:szCs w:val="24"/>
        </w:rPr>
        <w:t>Ma</w:t>
      </w:r>
      <w:r w:rsidR="00BC2614">
        <w:rPr>
          <w:rFonts w:ascii="Times New Roman" w:hAnsi="Times New Roman" w:cs="Times New Roman"/>
          <w:sz w:val="24"/>
          <w:szCs w:val="24"/>
        </w:rPr>
        <w:t>ch</w:t>
      </w:r>
      <w:r w:rsidR="002C7F5B">
        <w:rPr>
          <w:rFonts w:ascii="Times New Roman" w:hAnsi="Times New Roman" w:cs="Times New Roman"/>
          <w:sz w:val="24"/>
          <w:szCs w:val="24"/>
        </w:rPr>
        <w:t>l</w:t>
      </w:r>
      <w:r w:rsidR="00BC2614">
        <w:rPr>
          <w:rFonts w:ascii="Times New Roman" w:hAnsi="Times New Roman" w:cs="Times New Roman"/>
          <w:sz w:val="24"/>
          <w:szCs w:val="24"/>
        </w:rPr>
        <w:t xml:space="preserve">up (1962) </w:t>
      </w:r>
      <w:r w:rsidR="00BC6C1B">
        <w:rPr>
          <w:rFonts w:ascii="Times New Roman" w:hAnsi="Times New Roman" w:cs="Times New Roman"/>
          <w:sz w:val="24"/>
          <w:szCs w:val="24"/>
        </w:rPr>
        <w:t>is credited with proposing the concept of half-life of knowledge, which can be thought of as the time it takes for half of the knowledge in a field to be rendered irrelevant.  Machlup proposed that although patents provided a number of years of protection and exclusivity (17 years at the time) obsolescence reduced the practical duration of this protection to no more than a few years.</w:t>
      </w:r>
    </w:p>
    <w:p w14:paraId="7D1B04C8" w14:textId="77777777"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xml:space="preserve">) in the model because I theorized that this is an indication of overall technology transfer activity.  </w:t>
      </w:r>
      <w:r w:rsidR="009F31C2">
        <w:rPr>
          <w:rFonts w:ascii="Times New Roman" w:hAnsi="Times New Roman" w:cs="Times New Roman"/>
          <w:sz w:val="24"/>
          <w:szCs w:val="24"/>
        </w:rPr>
        <w:t>I expected that t</w:t>
      </w:r>
      <w:r>
        <w:rPr>
          <w:rFonts w:ascii="Times New Roman" w:hAnsi="Times New Roman" w:cs="Times New Roman"/>
          <w:sz w:val="24"/>
          <w:szCs w:val="24"/>
        </w:rPr>
        <w:t>he greater the overall level of technology transfer activity, the more likely that any given patent will be cited by other patents.</w:t>
      </w:r>
    </w:p>
    <w:p w14:paraId="109367EB" w14:textId="77777777"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r w:rsidR="00624E9B">
        <w:rPr>
          <w:rFonts w:ascii="Times New Roman" w:hAnsi="Times New Roman" w:cs="Times New Roman"/>
          <w:sz w:val="24"/>
          <w:szCs w:val="24"/>
        </w:rPr>
        <w:t xml:space="preserve"> I suspected that the relationship between the DV and the </w:t>
      </w:r>
      <w:r w:rsidR="00624E9B" w:rsidRPr="00BA2F1D">
        <w:rPr>
          <w:rFonts w:ascii="Courier New" w:hAnsi="Courier New" w:cs="Courier New"/>
          <w:sz w:val="24"/>
          <w:szCs w:val="24"/>
        </w:rPr>
        <w:t>CLAIMS</w:t>
      </w:r>
      <w:r w:rsidR="00624E9B">
        <w:rPr>
          <w:rFonts w:ascii="Times New Roman" w:hAnsi="Times New Roman" w:cs="Times New Roman"/>
          <w:sz w:val="24"/>
          <w:szCs w:val="24"/>
        </w:rPr>
        <w:t xml:space="preserve"> variable varies as a function of the </w:t>
      </w:r>
      <w:r w:rsidR="00624E9B" w:rsidRPr="00BA2F1D">
        <w:rPr>
          <w:rFonts w:ascii="Courier New" w:hAnsi="Courier New" w:cs="Courier New"/>
          <w:sz w:val="24"/>
          <w:szCs w:val="24"/>
        </w:rPr>
        <w:lastRenderedPageBreak/>
        <w:t>ORIGINAL</w:t>
      </w:r>
      <w:r w:rsidR="00624E9B">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a </w:t>
      </w:r>
      <w:r w:rsidR="00624E9B" w:rsidRPr="007C659B">
        <w:rPr>
          <w:rFonts w:ascii="Courier New" w:hAnsi="Courier New" w:cs="Courier New"/>
          <w:sz w:val="24"/>
          <w:szCs w:val="24"/>
        </w:rPr>
        <w:t>CLAIMS</w:t>
      </w:r>
      <w:r w:rsidR="00624E9B">
        <w:rPr>
          <w:rFonts w:ascii="Times New Roman" w:hAnsi="Times New Roman" w:cs="Times New Roman"/>
          <w:sz w:val="24"/>
          <w:szCs w:val="24"/>
        </w:rPr>
        <w:t xml:space="preserve"> by </w:t>
      </w:r>
      <w:r w:rsidR="00624E9B" w:rsidRPr="007C659B">
        <w:rPr>
          <w:rFonts w:ascii="Courier New" w:hAnsi="Courier New" w:cs="Courier New"/>
          <w:sz w:val="24"/>
          <w:szCs w:val="24"/>
        </w:rPr>
        <w:t>ORIGINAL</w:t>
      </w:r>
      <w:r w:rsidR="00624E9B">
        <w:rPr>
          <w:rFonts w:ascii="Times New Roman" w:hAnsi="Times New Roman" w:cs="Times New Roman"/>
          <w:sz w:val="24"/>
          <w:szCs w:val="24"/>
        </w:rPr>
        <w:t xml:space="preserve"> interaction, then the</w:t>
      </w:r>
      <w:r w:rsidR="009F31C2">
        <w:rPr>
          <w:rFonts w:ascii="Times New Roman" w:hAnsi="Times New Roman" w:cs="Times New Roman"/>
          <w:sz w:val="24"/>
          <w:szCs w:val="24"/>
        </w:rPr>
        <w:t>se two variables do not operate</w:t>
      </w:r>
      <w:r w:rsidR="00624E9B">
        <w:rPr>
          <w:rFonts w:ascii="Times New Roman" w:hAnsi="Times New Roman" w:cs="Times New Roman"/>
          <w:sz w:val="24"/>
          <w:szCs w:val="24"/>
        </w:rPr>
        <w:t xml:space="preserve"> independently of one another in their influence on the DV and therefore cannot be considered in isolation of one another.</w:t>
      </w:r>
    </w:p>
    <w:p w14:paraId="02064E35" w14:textId="77777777"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14:paraId="46F304B2" w14:textId="77777777"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r w:rsidRPr="00D26DB0">
        <w:rPr>
          <w:rFonts w:ascii="Courier New" w:hAnsi="Courier New" w:cs="Courier New"/>
          <w:sz w:val="24"/>
          <w:szCs w:val="24"/>
        </w:rPr>
        <w:t>CRECEIVEln</w:t>
      </w:r>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the more likely that other innovators in various fields will identify applications of the technology over time.  Patents that rank low in originality are likely to be specific or specialized to a narrower range of applications within closely related fields. </w:t>
      </w:r>
    </w:p>
    <w:p w14:paraId="7407F868" w14:textId="77777777"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zh-TW"/>
        </w:rPr>
        <w:drawing>
          <wp:inline distT="0" distB="0" distL="0" distR="0" wp14:anchorId="2D5D8702" wp14:editId="7811359C">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14:paraId="70D19328" w14:textId="77777777" w:rsidR="00721E54" w:rsidRDefault="00860414"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Logically Derived Theoretical Path Model </w:t>
      </w:r>
    </w:p>
    <w:p w14:paraId="33075C98" w14:textId="77777777"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sidR="003D0E65">
        <w:rPr>
          <w:rFonts w:ascii="Times New Roman" w:hAnsi="Times New Roman" w:cs="Times New Roman"/>
          <w:sz w:val="24"/>
          <w:szCs w:val="24"/>
        </w:rPr>
        <w:t>I proposed that p</w:t>
      </w:r>
      <w:r>
        <w:rPr>
          <w:rFonts w:ascii="Times New Roman" w:hAnsi="Times New Roman" w:cs="Times New Roman"/>
          <w:sz w:val="24"/>
          <w:szCs w:val="24"/>
        </w:rPr>
        <w:t xml:space="preserve">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In general, patents are likely to have more claims as the grant year increases because of the temporal nature of advances in sciences and the cumulative ef</w:t>
      </w:r>
      <w:r w:rsidR="003D0E65">
        <w:rPr>
          <w:rFonts w:ascii="Times New Roman" w:hAnsi="Times New Roman" w:cs="Times New Roman"/>
          <w:sz w:val="24"/>
          <w:szCs w:val="24"/>
        </w:rPr>
        <w:t xml:space="preserve">fects of scientific knowledge.   </w:t>
      </w:r>
      <w:r>
        <w:rPr>
          <w:rFonts w:ascii="Times New Roman" w:hAnsi="Times New Roman" w:cs="Times New Roman"/>
          <w:sz w:val="24"/>
          <w:szCs w:val="24"/>
        </w:rPr>
        <w:t>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w:t>
      </w:r>
      <w:r w:rsidR="003D0E65">
        <w:rPr>
          <w:rFonts w:ascii="Times New Roman" w:hAnsi="Times New Roman" w:cs="Times New Roman"/>
          <w:sz w:val="24"/>
          <w:szCs w:val="24"/>
        </w:rPr>
        <w:t>e in scientific knowledge</w:t>
      </w:r>
      <w:r>
        <w:rPr>
          <w:rFonts w:ascii="Times New Roman" w:hAnsi="Times New Roman" w:cs="Times New Roman"/>
          <w:sz w:val="24"/>
          <w:szCs w:val="24"/>
        </w:rPr>
        <w:t>.</w:t>
      </w:r>
    </w:p>
    <w:p w14:paraId="3C77FED2" w14:textId="77777777"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CRECEIVEln</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 xml:space="preserve">s indicated an inverse relationship between the originality of a patent and the number of citations it received.  This may be because the full capabilities of highly original patents are less readily apparent than patents that rank lower on originality.  Patents that </w:t>
      </w:r>
      <w:r w:rsidR="00DF51C1">
        <w:rPr>
          <w:rFonts w:ascii="Times New Roman" w:hAnsi="Times New Roman" w:cs="Times New Roman"/>
          <w:sz w:val="24"/>
          <w:szCs w:val="24"/>
        </w:rPr>
        <w:t>rank high in generality may</w:t>
      </w:r>
      <w:r>
        <w:rPr>
          <w:rFonts w:ascii="Times New Roman" w:hAnsi="Times New Roman" w:cs="Times New Roman"/>
          <w:sz w:val="24"/>
          <w:szCs w:val="24"/>
        </w:rPr>
        <w:t xml:space="preserve"> receive higher numbers of citations because the broader scope of their applicability creates more opportunities to be cited.  Likewise, patents that have more claims probably have more opportunities to be cited than patents </w:t>
      </w:r>
      <w:r w:rsidR="00DF51C1">
        <w:rPr>
          <w:rFonts w:ascii="Times New Roman" w:hAnsi="Times New Roman" w:cs="Times New Roman"/>
          <w:sz w:val="24"/>
          <w:szCs w:val="24"/>
        </w:rPr>
        <w:t xml:space="preserve">with fewer claims.  I suspected that </w:t>
      </w:r>
      <w:r>
        <w:rPr>
          <w:rFonts w:ascii="Times New Roman" w:hAnsi="Times New Roman" w:cs="Times New Roman"/>
          <w:sz w:val="24"/>
          <w:szCs w:val="24"/>
        </w:rPr>
        <w:t>patents</w:t>
      </w:r>
      <w:r w:rsidR="00DF51C1">
        <w:rPr>
          <w:rFonts w:ascii="Times New Roman" w:hAnsi="Times New Roman" w:cs="Times New Roman"/>
          <w:sz w:val="24"/>
          <w:szCs w:val="24"/>
        </w:rPr>
        <w:t xml:space="preserve"> in general</w:t>
      </w:r>
      <w:r>
        <w:rPr>
          <w:rFonts w:ascii="Times New Roman" w:hAnsi="Times New Roman" w:cs="Times New Roman"/>
          <w:sz w:val="24"/>
          <w:szCs w:val="24"/>
        </w:rPr>
        <w:t xml:space="preserve">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w:t>
      </w:r>
      <w:r w:rsidR="00CC5622">
        <w:rPr>
          <w:rFonts w:ascii="Times New Roman" w:hAnsi="Times New Roman" w:cs="Times New Roman"/>
          <w:sz w:val="24"/>
          <w:szCs w:val="24"/>
        </w:rPr>
        <w:t>reases the number of citations that</w:t>
      </w:r>
      <w:r w:rsidRPr="00A23075">
        <w:rPr>
          <w:rFonts w:ascii="Times New Roman" w:hAnsi="Times New Roman" w:cs="Times New Roman"/>
          <w:sz w:val="24"/>
          <w:szCs w:val="24"/>
        </w:rPr>
        <w:t xml:space="preserve">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14:paraId="6277A2B1" w14:textId="77777777" w:rsidR="00B65C47" w:rsidRDefault="00B65C47">
      <w:pPr>
        <w:rPr>
          <w:rFonts w:ascii="Times New Roman" w:hAnsi="Times New Roman" w:cs="Times New Roman"/>
          <w:b/>
          <w:sz w:val="24"/>
          <w:szCs w:val="24"/>
        </w:rPr>
      </w:pPr>
      <w:r>
        <w:rPr>
          <w:rFonts w:ascii="Times New Roman" w:hAnsi="Times New Roman" w:cs="Times New Roman"/>
          <w:b/>
          <w:sz w:val="24"/>
          <w:szCs w:val="24"/>
        </w:rPr>
        <w:br w:type="page"/>
      </w:r>
    </w:p>
    <w:p w14:paraId="22A9496D" w14:textId="77777777"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lastRenderedPageBreak/>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14:paraId="5372AE5E" w14:textId="77777777"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used logistic regression analysis to investigate whether patents that are likely to perform better than average </w:t>
      </w:r>
      <w:r w:rsidR="00CC5622">
        <w:rPr>
          <w:rFonts w:ascii="Times New Roman" w:hAnsi="Times New Roman" w:cs="Times New Roman"/>
          <w:sz w:val="24"/>
          <w:szCs w:val="24"/>
        </w:rPr>
        <w:t xml:space="preserve">as measured by patent citations </w:t>
      </w:r>
      <w:r>
        <w:rPr>
          <w:rFonts w:ascii="Times New Roman" w:hAnsi="Times New Roman" w:cs="Times New Roman"/>
          <w:sz w:val="24"/>
          <w:szCs w:val="24"/>
        </w:rPr>
        <w:t xml:space="preserve">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granted, the number of claims made by a patent, the originality of the patent, a</w:t>
      </w:r>
      <w:r>
        <w:rPr>
          <w:rFonts w:ascii="Times New Roman" w:hAnsi="Times New Roman" w:cs="Times New Roman"/>
          <w:sz w:val="24"/>
          <w:szCs w:val="24"/>
        </w:rPr>
        <w:t>nd the generality of the patent.</w:t>
      </w:r>
    </w:p>
    <w:p w14:paraId="719828D5" w14:textId="77777777"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w:t>
      </w:r>
      <w:r w:rsidR="00CC5622">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While the number of claims made by a patent will have a positive association, more claims does not</w:t>
      </w:r>
      <w:r w:rsidR="00CC5622">
        <w:rPr>
          <w:rFonts w:ascii="Times New Roman" w:hAnsi="Times New Roman" w:cs="Times New Roman"/>
          <w:sz w:val="24"/>
          <w:szCs w:val="24"/>
        </w:rPr>
        <w:t xml:space="preserve"> necessarily</w:t>
      </w:r>
      <w:r>
        <w:rPr>
          <w:rFonts w:ascii="Times New Roman" w:hAnsi="Times New Roman" w:cs="Times New Roman"/>
          <w:sz w:val="24"/>
          <w:szCs w:val="24"/>
        </w:rPr>
        <w:t xml:space="preserve"> create significantly more opportunities for that patent to be cited </w:t>
      </w:r>
      <w:r w:rsidR="00CC5622">
        <w:rPr>
          <w:rFonts w:ascii="Times New Roman" w:hAnsi="Times New Roman" w:cs="Times New Roman"/>
          <w:sz w:val="24"/>
          <w:szCs w:val="24"/>
        </w:rPr>
        <w:t xml:space="preserve">possibly </w:t>
      </w:r>
      <w:r>
        <w:rPr>
          <w:rFonts w:ascii="Times New Roman" w:hAnsi="Times New Roman" w:cs="Times New Roman"/>
          <w:sz w:val="24"/>
          <w:szCs w:val="24"/>
        </w:rPr>
        <w:t>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14:paraId="756367AA" w14:textId="77777777" w:rsidR="00521BAE" w:rsidRPr="00CC1A30" w:rsidRDefault="00CC5622"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Based on the results of the standard multiple regression, hierarchical regression, and path model analyses, </w:t>
      </w:r>
      <w:r w:rsidR="00521BAE">
        <w:rPr>
          <w:rFonts w:ascii="Times New Roman" w:hAnsi="Times New Roman" w:cs="Times New Roman"/>
          <w:sz w:val="24"/>
          <w:szCs w:val="24"/>
        </w:rPr>
        <w:t>I expect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from other patents.  I suspect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that the older a patent is the less relevant it becomes </w:t>
      </w:r>
      <w:r>
        <w:rPr>
          <w:rFonts w:ascii="Times New Roman" w:hAnsi="Times New Roman" w:cs="Times New Roman"/>
          <w:sz w:val="24"/>
          <w:szCs w:val="24"/>
        </w:rPr>
        <w:t xml:space="preserve">possibly </w:t>
      </w:r>
      <w:r w:rsidR="00521BAE">
        <w:rPr>
          <w:rFonts w:ascii="Times New Roman" w:hAnsi="Times New Roman" w:cs="Times New Roman"/>
          <w:sz w:val="24"/>
          <w:szCs w:val="24"/>
        </w:rPr>
        <w:t xml:space="preserve">because of the half-life of knowledge.  Also, it’s possible that the more original a patent </w:t>
      </w:r>
      <w:r w:rsidR="00521BAE">
        <w:rPr>
          <w:rFonts w:ascii="Times New Roman" w:hAnsi="Times New Roman" w:cs="Times New Roman"/>
          <w:sz w:val="24"/>
          <w:szCs w:val="24"/>
        </w:rPr>
        <w:lastRenderedPageBreak/>
        <w:t xml:space="preserve">the more difficult it is for other inventors and innovators to conceive applications of the technology in their fields. </w:t>
      </w:r>
    </w:p>
    <w:p w14:paraId="018CE15E" w14:textId="77777777" w:rsidR="00250EC3" w:rsidRDefault="00B212F2" w:rsidP="006D4A47">
      <w:pPr>
        <w:spacing w:after="0" w:line="480" w:lineRule="auto"/>
        <w:jc w:val="center"/>
        <w:rPr>
          <w:rFonts w:ascii="Times New Roman" w:hAnsi="Times New Roman" w:cs="Times New Roman"/>
          <w:b/>
          <w:sz w:val="24"/>
          <w:szCs w:val="24"/>
        </w:rPr>
      </w:pPr>
      <w:bookmarkStart w:id="53" w:name="AnalysisAndResults"/>
      <w:bookmarkEnd w:id="53"/>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14:paraId="14AE8953" w14:textId="77777777"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14:paraId="06D6F525" w14:textId="77777777" w:rsidR="00A73228" w:rsidRDefault="00CC5622" w:rsidP="001308F4">
      <w:pPr>
        <w:spacing w:after="0" w:line="480" w:lineRule="auto"/>
        <w:ind w:firstLine="720"/>
        <w:rPr>
          <w:rFonts w:ascii="Times New Roman" w:hAnsi="Times New Roman" w:cs="Times New Roman"/>
          <w:sz w:val="24"/>
          <w:szCs w:val="24"/>
        </w:rPr>
      </w:pPr>
      <w:commentRangeStart w:id="54"/>
      <w:r>
        <w:rPr>
          <w:rFonts w:ascii="Times New Roman" w:hAnsi="Times New Roman" w:cs="Times New Roman"/>
          <w:sz w:val="24"/>
          <w:szCs w:val="24"/>
        </w:rPr>
        <w:t xml:space="preserve">For the standard multiple regression, </w:t>
      </w:r>
      <w:r w:rsidR="00A73228">
        <w:rPr>
          <w:rFonts w:ascii="Times New Roman" w:hAnsi="Times New Roman" w:cs="Times New Roman"/>
          <w:sz w:val="24"/>
          <w:szCs w:val="24"/>
        </w:rPr>
        <w:t xml:space="preserve">I analyzed the sample data using </w:t>
      </w:r>
      <w:r w:rsidR="00A73228">
        <w:rPr>
          <w:rFonts w:ascii="Courier New" w:hAnsi="Courier New" w:cs="Courier New"/>
          <w:sz w:val="24"/>
          <w:szCs w:val="24"/>
        </w:rPr>
        <w:t xml:space="preserve">IBM </w:t>
      </w:r>
      <w:r w:rsidR="00A73228" w:rsidRPr="00787624">
        <w:rPr>
          <w:rFonts w:ascii="Courier New" w:hAnsi="Courier New" w:cs="Courier New"/>
          <w:sz w:val="24"/>
          <w:szCs w:val="24"/>
        </w:rPr>
        <w:t xml:space="preserve">SPSS </w:t>
      </w:r>
      <w:r w:rsidR="00A73228">
        <w:rPr>
          <w:rFonts w:ascii="Courier New" w:hAnsi="Courier New" w:cs="Courier New"/>
          <w:sz w:val="24"/>
          <w:szCs w:val="24"/>
        </w:rPr>
        <w:t xml:space="preserve">Statistics </w:t>
      </w:r>
      <w:r w:rsidR="00A73228" w:rsidRPr="00787624">
        <w:rPr>
          <w:rFonts w:ascii="Courier New" w:hAnsi="Courier New" w:cs="Courier New"/>
          <w:sz w:val="24"/>
          <w:szCs w:val="24"/>
        </w:rPr>
        <w:t>25</w:t>
      </w:r>
      <w:r w:rsidR="00A73228">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sidR="00A73228">
        <w:rPr>
          <w:rFonts w:ascii="Times New Roman" w:hAnsi="Times New Roman" w:cs="Times New Roman"/>
          <w:sz w:val="24"/>
          <w:szCs w:val="24"/>
        </w:rPr>
        <w:t xml:space="preserve">I began by verifying that the correct data type and variable type was applied to each variable in the variable view tab.  For this study, I assigned </w:t>
      </w:r>
      <w:r w:rsidR="00A73228" w:rsidRPr="00A1310F">
        <w:rPr>
          <w:rFonts w:ascii="Courier New" w:hAnsi="Courier New" w:cs="Courier New"/>
          <w:sz w:val="24"/>
          <w:szCs w:val="24"/>
        </w:rPr>
        <w:t>CRECEIVE</w:t>
      </w:r>
      <w:r w:rsidR="00A73228">
        <w:rPr>
          <w:rFonts w:ascii="Times New Roman" w:hAnsi="Times New Roman" w:cs="Times New Roman"/>
          <w:sz w:val="24"/>
          <w:szCs w:val="24"/>
        </w:rPr>
        <w:t xml:space="preserve"> as the DV.  I prepared descriptive statistics for the DV using the </w:t>
      </w:r>
      <w:r w:rsidR="00A73228">
        <w:rPr>
          <w:rFonts w:ascii="Courier New" w:hAnsi="Courier New" w:cs="Courier New"/>
          <w:sz w:val="24"/>
          <w:szCs w:val="24"/>
        </w:rPr>
        <w:t xml:space="preserve">Analyze </w:t>
      </w:r>
      <w:r w:rsidR="00A73228" w:rsidRPr="004A084B">
        <w:rPr>
          <w:rFonts w:ascii="Courier New" w:hAnsi="Courier New" w:cs="Courier New"/>
          <w:sz w:val="24"/>
          <w:szCs w:val="24"/>
        </w:rPr>
        <w:t>&gt;</w:t>
      </w:r>
      <w:r w:rsidR="00A73228">
        <w:rPr>
          <w:rFonts w:ascii="Courier New" w:hAnsi="Courier New" w:cs="Courier New"/>
          <w:sz w:val="24"/>
          <w:szCs w:val="24"/>
        </w:rPr>
        <w:t xml:space="preserve"> </w:t>
      </w:r>
      <w:r w:rsidR="00A73228" w:rsidRPr="004A084B">
        <w:rPr>
          <w:rFonts w:ascii="Courier New" w:hAnsi="Courier New" w:cs="Courier New"/>
          <w:sz w:val="24"/>
          <w:szCs w:val="24"/>
        </w:rPr>
        <w:t>Descriptive</w:t>
      </w:r>
      <w:r w:rsidR="00A73228">
        <w:rPr>
          <w:rFonts w:ascii="Courier New" w:hAnsi="Courier New" w:cs="Courier New"/>
          <w:sz w:val="24"/>
          <w:szCs w:val="24"/>
        </w:rPr>
        <w:t xml:space="preserve"> </w:t>
      </w:r>
      <w:r w:rsidR="00A73228" w:rsidRPr="004A084B">
        <w:rPr>
          <w:rFonts w:ascii="Courier New" w:hAnsi="Courier New" w:cs="Courier New"/>
          <w:sz w:val="24"/>
          <w:szCs w:val="24"/>
        </w:rPr>
        <w:t>Statistics &gt; Frequencies</w:t>
      </w:r>
      <w:r w:rsidR="00A73228">
        <w:rPr>
          <w:rFonts w:ascii="Times New Roman" w:hAnsi="Times New Roman" w:cs="Times New Roman"/>
          <w:sz w:val="24"/>
          <w:szCs w:val="24"/>
        </w:rPr>
        <w:t xml:space="preserve"> function.  The specific statistics calculated for the DV included mean, standard error of mean, median, mode, minimum, maximum, and range, standard deviation, variance, skewness, and kurtosis.  I created a histogram with the normal distribution curve superimposed to visually examine the data.</w:t>
      </w:r>
    </w:p>
    <w:p w14:paraId="7F875010" w14:textId="77777777"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14:paraId="0517602D" w14:textId="77777777"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w:t>
      </w:r>
      <w:r>
        <w:rPr>
          <w:rFonts w:ascii="Times New Roman" w:hAnsi="Times New Roman" w:cs="Times New Roman"/>
          <w:sz w:val="24"/>
          <w:szCs w:val="24"/>
        </w:rPr>
        <w:lastRenderedPageBreak/>
        <w:t xml:space="preserve">regression statistics included model fit, R squared change, and part and partial correlations; estimates, a confidence level of 95 percent, and covariance matrix for the regression coefficients; and Durbin-Watson and casewise diagnotics for outliers beyond 3 standard deviations for the residuals. </w:t>
      </w:r>
      <w:commentRangeEnd w:id="54"/>
      <w:r w:rsidR="00006C7B">
        <w:rPr>
          <w:rStyle w:val="CommentReference"/>
        </w:rPr>
        <w:commentReference w:id="54"/>
      </w:r>
    </w:p>
    <w:p w14:paraId="6CD15EDC" w14:textId="77777777"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6</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The values of the DV ranged from 1 to 112 citations received.  The mean value for the DV was 3.18 while the median value was 2.00 suggesting that the sample distribution is skewed.  The standard deviation was 4.309, which seems relatively wide.</w:t>
      </w:r>
    </w:p>
    <w:p w14:paraId="373106D3" w14:textId="77777777" w:rsidR="00A73228" w:rsidRDefault="00D12265" w:rsidP="00A73228">
      <w:pPr>
        <w:spacing w:after="0" w:line="480" w:lineRule="auto"/>
        <w:rPr>
          <w:rFonts w:ascii="Times New Roman" w:hAnsi="Times New Roman" w:cs="Times New Roman"/>
          <w:sz w:val="24"/>
          <w:szCs w:val="24"/>
        </w:rPr>
      </w:pPr>
      <w:commentRangeStart w:id="55"/>
      <w:r>
        <w:rPr>
          <w:rFonts w:ascii="Times New Roman" w:hAnsi="Times New Roman" w:cs="Times New Roman"/>
          <w:sz w:val="24"/>
          <w:szCs w:val="24"/>
        </w:rPr>
        <w:t>Table 6</w:t>
      </w:r>
    </w:p>
    <w:p w14:paraId="6EDF8B84" w14:textId="77777777" w:rsidR="00D31B2A" w:rsidRPr="00D31B2A" w:rsidRDefault="00A73228" w:rsidP="00D31B2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commentRangeEnd w:id="55"/>
      <w:r w:rsidR="00006C7B">
        <w:rPr>
          <w:rStyle w:val="CommentReference"/>
        </w:rPr>
        <w:commentReference w:id="55"/>
      </w:r>
    </w:p>
    <w:tbl>
      <w:tblPr>
        <w:tblW w:w="3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28"/>
        <w:gridCol w:w="1127"/>
        <w:gridCol w:w="1049"/>
      </w:tblGrid>
      <w:tr w:rsidR="00D31B2A" w:rsidRPr="00D31B2A" w14:paraId="0A05E483" w14:textId="77777777" w:rsidTr="00D31B2A">
        <w:trPr>
          <w:cantSplit/>
        </w:trPr>
        <w:tc>
          <w:tcPr>
            <w:tcW w:w="1128" w:type="dxa"/>
            <w:vMerge w:val="restart"/>
            <w:tcBorders>
              <w:top w:val="nil"/>
              <w:left w:val="nil"/>
              <w:bottom w:val="single" w:sz="8" w:space="0" w:color="AEAEAE"/>
              <w:right w:val="nil"/>
            </w:tcBorders>
            <w:shd w:val="clear" w:color="auto" w:fill="E0E0E0"/>
          </w:tcPr>
          <w:p w14:paraId="10F83001"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N</w:t>
            </w:r>
          </w:p>
        </w:tc>
        <w:tc>
          <w:tcPr>
            <w:tcW w:w="1127" w:type="dxa"/>
            <w:tcBorders>
              <w:top w:val="nil"/>
              <w:left w:val="nil"/>
              <w:bottom w:val="single" w:sz="8" w:space="0" w:color="AEAEAE"/>
              <w:right w:val="nil"/>
            </w:tcBorders>
            <w:shd w:val="clear" w:color="auto" w:fill="E0E0E0"/>
          </w:tcPr>
          <w:p w14:paraId="1C566351"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Valid</w:t>
            </w:r>
          </w:p>
        </w:tc>
        <w:tc>
          <w:tcPr>
            <w:tcW w:w="1049" w:type="dxa"/>
            <w:tcBorders>
              <w:top w:val="nil"/>
              <w:left w:val="nil"/>
              <w:bottom w:val="single" w:sz="8" w:space="0" w:color="AEAEAE"/>
              <w:right w:val="nil"/>
            </w:tcBorders>
            <w:shd w:val="clear" w:color="auto" w:fill="FFFFFF"/>
          </w:tcPr>
          <w:p w14:paraId="392CE2CF"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2000</w:t>
            </w:r>
          </w:p>
        </w:tc>
      </w:tr>
      <w:tr w:rsidR="00D31B2A" w:rsidRPr="00D31B2A" w14:paraId="348122C2" w14:textId="77777777" w:rsidTr="00D31B2A">
        <w:trPr>
          <w:cantSplit/>
        </w:trPr>
        <w:tc>
          <w:tcPr>
            <w:tcW w:w="1128" w:type="dxa"/>
            <w:vMerge/>
            <w:tcBorders>
              <w:top w:val="nil"/>
              <w:left w:val="nil"/>
              <w:bottom w:val="single" w:sz="8" w:space="0" w:color="AEAEAE"/>
              <w:right w:val="nil"/>
            </w:tcBorders>
            <w:shd w:val="clear" w:color="auto" w:fill="E0E0E0"/>
          </w:tcPr>
          <w:p w14:paraId="1F1C29BE" w14:textId="77777777" w:rsidR="00D31B2A" w:rsidRPr="00D31B2A" w:rsidRDefault="00D31B2A" w:rsidP="00D31B2A">
            <w:pPr>
              <w:autoSpaceDE w:val="0"/>
              <w:autoSpaceDN w:val="0"/>
              <w:adjustRightInd w:val="0"/>
              <w:spacing w:after="0" w:line="240" w:lineRule="auto"/>
              <w:rPr>
                <w:rFonts w:ascii="Arial" w:hAnsi="Arial" w:cs="Arial"/>
                <w:color w:val="010205"/>
                <w:sz w:val="18"/>
                <w:szCs w:val="18"/>
              </w:rPr>
            </w:pPr>
          </w:p>
        </w:tc>
        <w:tc>
          <w:tcPr>
            <w:tcW w:w="1127" w:type="dxa"/>
            <w:tcBorders>
              <w:top w:val="single" w:sz="8" w:space="0" w:color="AEAEAE"/>
              <w:left w:val="nil"/>
              <w:bottom w:val="single" w:sz="8" w:space="0" w:color="AEAEAE"/>
              <w:right w:val="nil"/>
            </w:tcBorders>
            <w:shd w:val="clear" w:color="auto" w:fill="E0E0E0"/>
          </w:tcPr>
          <w:p w14:paraId="167A21B0"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Missing</w:t>
            </w:r>
          </w:p>
        </w:tc>
        <w:tc>
          <w:tcPr>
            <w:tcW w:w="1049" w:type="dxa"/>
            <w:tcBorders>
              <w:top w:val="single" w:sz="8" w:space="0" w:color="AEAEAE"/>
              <w:left w:val="nil"/>
              <w:bottom w:val="single" w:sz="8" w:space="0" w:color="AEAEAE"/>
              <w:right w:val="nil"/>
            </w:tcBorders>
            <w:shd w:val="clear" w:color="auto" w:fill="FFFFFF"/>
          </w:tcPr>
          <w:p w14:paraId="666B113C"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0</w:t>
            </w:r>
          </w:p>
        </w:tc>
      </w:tr>
      <w:tr w:rsidR="00D31B2A" w:rsidRPr="00D31B2A" w14:paraId="4C809C4C"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591F3EE5"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Mean</w:t>
            </w:r>
          </w:p>
        </w:tc>
        <w:tc>
          <w:tcPr>
            <w:tcW w:w="1049" w:type="dxa"/>
            <w:tcBorders>
              <w:top w:val="single" w:sz="8" w:space="0" w:color="AEAEAE"/>
              <w:left w:val="nil"/>
              <w:bottom w:val="single" w:sz="8" w:space="0" w:color="AEAEAE"/>
              <w:right w:val="nil"/>
            </w:tcBorders>
            <w:shd w:val="clear" w:color="auto" w:fill="FFFFFF"/>
          </w:tcPr>
          <w:p w14:paraId="1EBCCFE7"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3.18</w:t>
            </w:r>
          </w:p>
        </w:tc>
      </w:tr>
      <w:tr w:rsidR="00D31B2A" w:rsidRPr="00D31B2A" w14:paraId="3375AA42"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7CF8DF1B"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Error of Mean</w:t>
            </w:r>
          </w:p>
        </w:tc>
        <w:tc>
          <w:tcPr>
            <w:tcW w:w="1049" w:type="dxa"/>
            <w:tcBorders>
              <w:top w:val="single" w:sz="8" w:space="0" w:color="AEAEAE"/>
              <w:left w:val="nil"/>
              <w:bottom w:val="single" w:sz="8" w:space="0" w:color="AEAEAE"/>
              <w:right w:val="nil"/>
            </w:tcBorders>
            <w:shd w:val="clear" w:color="auto" w:fill="FFFFFF"/>
          </w:tcPr>
          <w:p w14:paraId="7294044B"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.096</w:t>
            </w:r>
          </w:p>
        </w:tc>
      </w:tr>
      <w:tr w:rsidR="00D31B2A" w:rsidRPr="00D31B2A" w14:paraId="218CE146"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441166F1"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Median</w:t>
            </w:r>
          </w:p>
        </w:tc>
        <w:tc>
          <w:tcPr>
            <w:tcW w:w="1049" w:type="dxa"/>
            <w:tcBorders>
              <w:top w:val="single" w:sz="8" w:space="0" w:color="AEAEAE"/>
              <w:left w:val="nil"/>
              <w:bottom w:val="single" w:sz="8" w:space="0" w:color="AEAEAE"/>
              <w:right w:val="nil"/>
            </w:tcBorders>
            <w:shd w:val="clear" w:color="auto" w:fill="FFFFFF"/>
          </w:tcPr>
          <w:p w14:paraId="6AA6F188"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2.00</w:t>
            </w:r>
          </w:p>
        </w:tc>
      </w:tr>
      <w:tr w:rsidR="00D31B2A" w:rsidRPr="00D31B2A" w14:paraId="47DC008E"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34AAFF5D"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Mode</w:t>
            </w:r>
          </w:p>
        </w:tc>
        <w:tc>
          <w:tcPr>
            <w:tcW w:w="1049" w:type="dxa"/>
            <w:tcBorders>
              <w:top w:val="single" w:sz="8" w:space="0" w:color="AEAEAE"/>
              <w:left w:val="nil"/>
              <w:bottom w:val="single" w:sz="8" w:space="0" w:color="AEAEAE"/>
              <w:right w:val="nil"/>
            </w:tcBorders>
            <w:shd w:val="clear" w:color="auto" w:fill="FFFFFF"/>
          </w:tcPr>
          <w:p w14:paraId="1F1370D3"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w:t>
            </w:r>
          </w:p>
        </w:tc>
      </w:tr>
      <w:tr w:rsidR="00D31B2A" w:rsidRPr="00D31B2A" w14:paraId="271379FD"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5E0E2060"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Deviation</w:t>
            </w:r>
          </w:p>
        </w:tc>
        <w:tc>
          <w:tcPr>
            <w:tcW w:w="1049" w:type="dxa"/>
            <w:tcBorders>
              <w:top w:val="single" w:sz="8" w:space="0" w:color="AEAEAE"/>
              <w:left w:val="nil"/>
              <w:bottom w:val="single" w:sz="8" w:space="0" w:color="AEAEAE"/>
              <w:right w:val="nil"/>
            </w:tcBorders>
            <w:shd w:val="clear" w:color="auto" w:fill="FFFFFF"/>
          </w:tcPr>
          <w:p w14:paraId="5EFCE614"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4.309</w:t>
            </w:r>
          </w:p>
        </w:tc>
      </w:tr>
      <w:tr w:rsidR="00D31B2A" w:rsidRPr="00D31B2A" w14:paraId="407B4A3A"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313BA7E4"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Variance</w:t>
            </w:r>
          </w:p>
        </w:tc>
        <w:tc>
          <w:tcPr>
            <w:tcW w:w="1049" w:type="dxa"/>
            <w:tcBorders>
              <w:top w:val="single" w:sz="8" w:space="0" w:color="AEAEAE"/>
              <w:left w:val="nil"/>
              <w:bottom w:val="single" w:sz="8" w:space="0" w:color="AEAEAE"/>
              <w:right w:val="nil"/>
            </w:tcBorders>
            <w:shd w:val="clear" w:color="auto" w:fill="FFFFFF"/>
          </w:tcPr>
          <w:p w14:paraId="58A4AC85"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18.567</w:t>
            </w:r>
          </w:p>
        </w:tc>
      </w:tr>
      <w:tr w:rsidR="00D31B2A" w:rsidRPr="00D31B2A" w14:paraId="7DF230CD"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54DB59BA"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Skewness</w:t>
            </w:r>
          </w:p>
        </w:tc>
        <w:tc>
          <w:tcPr>
            <w:tcW w:w="1049" w:type="dxa"/>
            <w:tcBorders>
              <w:top w:val="single" w:sz="8" w:space="0" w:color="AEAEAE"/>
              <w:left w:val="nil"/>
              <w:bottom w:val="single" w:sz="8" w:space="0" w:color="AEAEAE"/>
              <w:right w:val="nil"/>
            </w:tcBorders>
            <w:shd w:val="clear" w:color="auto" w:fill="FFFFFF"/>
          </w:tcPr>
          <w:p w14:paraId="7E0E196C"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10.292</w:t>
            </w:r>
          </w:p>
        </w:tc>
      </w:tr>
      <w:tr w:rsidR="00D31B2A" w:rsidRPr="00D31B2A" w14:paraId="47DF466D"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4F473051"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Error of Skewness</w:t>
            </w:r>
          </w:p>
        </w:tc>
        <w:tc>
          <w:tcPr>
            <w:tcW w:w="1049" w:type="dxa"/>
            <w:tcBorders>
              <w:top w:val="single" w:sz="8" w:space="0" w:color="AEAEAE"/>
              <w:left w:val="nil"/>
              <w:bottom w:val="single" w:sz="8" w:space="0" w:color="AEAEAE"/>
              <w:right w:val="nil"/>
            </w:tcBorders>
            <w:shd w:val="clear" w:color="auto" w:fill="FFFFFF"/>
          </w:tcPr>
          <w:p w14:paraId="79157966"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.055</w:t>
            </w:r>
          </w:p>
        </w:tc>
      </w:tr>
      <w:tr w:rsidR="00D31B2A" w:rsidRPr="00D31B2A" w14:paraId="761128FD"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5B9D8D8D"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Kurtosis</w:t>
            </w:r>
          </w:p>
        </w:tc>
        <w:tc>
          <w:tcPr>
            <w:tcW w:w="1049" w:type="dxa"/>
            <w:tcBorders>
              <w:top w:val="single" w:sz="8" w:space="0" w:color="AEAEAE"/>
              <w:left w:val="nil"/>
              <w:bottom w:val="single" w:sz="8" w:space="0" w:color="AEAEAE"/>
              <w:right w:val="nil"/>
            </w:tcBorders>
            <w:shd w:val="clear" w:color="auto" w:fill="FFFFFF"/>
          </w:tcPr>
          <w:p w14:paraId="464C3EC7"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214.022</w:t>
            </w:r>
          </w:p>
        </w:tc>
      </w:tr>
      <w:tr w:rsidR="00D31B2A" w:rsidRPr="00D31B2A" w14:paraId="6B558D86"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0B5E63CE"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Error of Kurtosis</w:t>
            </w:r>
          </w:p>
        </w:tc>
        <w:tc>
          <w:tcPr>
            <w:tcW w:w="1049" w:type="dxa"/>
            <w:tcBorders>
              <w:top w:val="single" w:sz="8" w:space="0" w:color="AEAEAE"/>
              <w:left w:val="nil"/>
              <w:bottom w:val="single" w:sz="8" w:space="0" w:color="AEAEAE"/>
              <w:right w:val="nil"/>
            </w:tcBorders>
            <w:shd w:val="clear" w:color="auto" w:fill="FFFFFF"/>
          </w:tcPr>
          <w:p w14:paraId="3F278CE9"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.109</w:t>
            </w:r>
          </w:p>
        </w:tc>
      </w:tr>
      <w:tr w:rsidR="00D31B2A" w:rsidRPr="00D31B2A" w14:paraId="2805DA98"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4C234770"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Range</w:t>
            </w:r>
          </w:p>
        </w:tc>
        <w:tc>
          <w:tcPr>
            <w:tcW w:w="1049" w:type="dxa"/>
            <w:tcBorders>
              <w:top w:val="single" w:sz="8" w:space="0" w:color="AEAEAE"/>
              <w:left w:val="nil"/>
              <w:bottom w:val="single" w:sz="8" w:space="0" w:color="AEAEAE"/>
              <w:right w:val="nil"/>
            </w:tcBorders>
            <w:shd w:val="clear" w:color="auto" w:fill="FFFFFF"/>
          </w:tcPr>
          <w:p w14:paraId="007873F9"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111</w:t>
            </w:r>
          </w:p>
        </w:tc>
      </w:tr>
      <w:tr w:rsidR="00D31B2A" w:rsidRPr="00D31B2A" w14:paraId="4ED8A0CB" w14:textId="77777777" w:rsidTr="00D31B2A">
        <w:trPr>
          <w:cantSplit/>
        </w:trPr>
        <w:tc>
          <w:tcPr>
            <w:tcW w:w="2255" w:type="dxa"/>
            <w:gridSpan w:val="2"/>
            <w:tcBorders>
              <w:top w:val="single" w:sz="8" w:space="0" w:color="AEAEAE"/>
              <w:left w:val="nil"/>
              <w:bottom w:val="single" w:sz="8" w:space="0" w:color="AEAEAE"/>
              <w:right w:val="nil"/>
            </w:tcBorders>
            <w:shd w:val="clear" w:color="auto" w:fill="E0E0E0"/>
          </w:tcPr>
          <w:p w14:paraId="039FC979"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Minimum</w:t>
            </w:r>
          </w:p>
        </w:tc>
        <w:tc>
          <w:tcPr>
            <w:tcW w:w="1049" w:type="dxa"/>
            <w:tcBorders>
              <w:top w:val="single" w:sz="8" w:space="0" w:color="AEAEAE"/>
              <w:left w:val="nil"/>
              <w:bottom w:val="single" w:sz="8" w:space="0" w:color="AEAEAE"/>
              <w:right w:val="nil"/>
            </w:tcBorders>
            <w:shd w:val="clear" w:color="auto" w:fill="FFFFFF"/>
          </w:tcPr>
          <w:p w14:paraId="2400D42E"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w:t>
            </w:r>
          </w:p>
        </w:tc>
      </w:tr>
      <w:tr w:rsidR="00D31B2A" w:rsidRPr="00D31B2A" w14:paraId="20D19D13" w14:textId="77777777" w:rsidTr="00D31B2A">
        <w:trPr>
          <w:cantSplit/>
        </w:trPr>
        <w:tc>
          <w:tcPr>
            <w:tcW w:w="2255" w:type="dxa"/>
            <w:gridSpan w:val="2"/>
            <w:tcBorders>
              <w:top w:val="single" w:sz="8" w:space="0" w:color="AEAEAE"/>
              <w:left w:val="nil"/>
              <w:bottom w:val="single" w:sz="8" w:space="0" w:color="152935"/>
              <w:right w:val="nil"/>
            </w:tcBorders>
            <w:shd w:val="clear" w:color="auto" w:fill="E0E0E0"/>
          </w:tcPr>
          <w:p w14:paraId="679D7727" w14:textId="77777777"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Maximum</w:t>
            </w:r>
          </w:p>
        </w:tc>
        <w:tc>
          <w:tcPr>
            <w:tcW w:w="1049" w:type="dxa"/>
            <w:tcBorders>
              <w:top w:val="single" w:sz="8" w:space="0" w:color="AEAEAE"/>
              <w:left w:val="nil"/>
              <w:bottom w:val="single" w:sz="8" w:space="0" w:color="152935"/>
              <w:right w:val="nil"/>
            </w:tcBorders>
            <w:shd w:val="clear" w:color="auto" w:fill="FFFFFF"/>
          </w:tcPr>
          <w:p w14:paraId="1EF10ECD" w14:textId="77777777"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112</w:t>
            </w:r>
          </w:p>
        </w:tc>
      </w:tr>
    </w:tbl>
    <w:p w14:paraId="2483AA23" w14:textId="77777777" w:rsidR="00D31B2A" w:rsidRPr="00D31B2A" w:rsidRDefault="00D31B2A" w:rsidP="00D31B2A">
      <w:pPr>
        <w:autoSpaceDE w:val="0"/>
        <w:autoSpaceDN w:val="0"/>
        <w:adjustRightInd w:val="0"/>
        <w:spacing w:after="0" w:line="400" w:lineRule="atLeast"/>
        <w:rPr>
          <w:rFonts w:ascii="Times New Roman" w:hAnsi="Times New Roman" w:cs="Times New Roman"/>
          <w:sz w:val="24"/>
          <w:szCs w:val="24"/>
        </w:rPr>
      </w:pPr>
    </w:p>
    <w:p w14:paraId="6A22B816" w14:textId="77777777"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14:paraId="50FD06BF" w14:textId="77777777"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zh-TW"/>
        </w:rPr>
        <w:lastRenderedPageBreak/>
        <w:drawing>
          <wp:inline distT="0" distB="0" distL="0" distR="0" wp14:anchorId="4742925D" wp14:editId="5FF5DAD1">
            <wp:extent cx="5943600" cy="37184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6720" r="12291"/>
                    <a:stretch/>
                  </pic:blipFill>
                  <pic:spPr bwMode="auto">
                    <a:xfrm>
                      <a:off x="0" y="0"/>
                      <a:ext cx="5943600" cy="3718401"/>
                    </a:xfrm>
                    <a:prstGeom prst="rect">
                      <a:avLst/>
                    </a:prstGeom>
                    <a:noFill/>
                    <a:ln>
                      <a:noFill/>
                    </a:ln>
                    <a:extLst>
                      <a:ext uri="{53640926-AAD7-44D8-BBD7-CCE9431645EC}">
                        <a14:shadowObscured xmlns:a14="http://schemas.microsoft.com/office/drawing/2010/main"/>
                      </a:ext>
                    </a:extLst>
                  </pic:spPr>
                </pic:pic>
              </a:graphicData>
            </a:graphic>
          </wp:inline>
        </w:drawing>
      </w:r>
    </w:p>
    <w:p w14:paraId="15F8B6AA" w14:textId="77777777"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14:paraId="0184531B" w14:textId="77777777" w:rsidR="00A73228" w:rsidRDefault="004C7FF1" w:rsidP="003742D3">
      <w:pPr>
        <w:spacing w:after="0" w:line="480" w:lineRule="auto"/>
        <w:ind w:firstLine="720"/>
        <w:rPr>
          <w:rFonts w:ascii="Times New Roman" w:hAnsi="Times New Roman" w:cs="Times New Roman"/>
          <w:sz w:val="24"/>
          <w:szCs w:val="24"/>
        </w:rPr>
      </w:pPr>
      <w:commentRangeStart w:id="56"/>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commentRangeEnd w:id="56"/>
      <w:r w:rsidR="00006C7B">
        <w:rPr>
          <w:rStyle w:val="CommentReference"/>
        </w:rPr>
        <w:commentReference w:id="56"/>
      </w:r>
    </w:p>
    <w:p w14:paraId="4C74E0E4" w14:textId="77777777"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zh-TW"/>
        </w:rPr>
        <w:lastRenderedPageBreak/>
        <w:drawing>
          <wp:inline distT="0" distB="0" distL="0" distR="0" wp14:anchorId="75D86661" wp14:editId="09DC8B02">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3AE45981" w14:textId="77777777" w:rsidR="00A73228" w:rsidRDefault="004C7FF1" w:rsidP="003742D3">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Against </w:t>
      </w:r>
      <w:r w:rsidR="00A73228" w:rsidRPr="00502DCC">
        <w:rPr>
          <w:rFonts w:ascii="Courier New" w:hAnsi="Courier New" w:cs="Courier New"/>
          <w:sz w:val="24"/>
          <w:szCs w:val="24"/>
        </w:rPr>
        <w:t>CLAIMS</w:t>
      </w:r>
    </w:p>
    <w:p w14:paraId="654A8486" w14:textId="77777777" w:rsidR="00A73228" w:rsidRDefault="00FE03D4" w:rsidP="00A73228">
      <w:pPr>
        <w:spacing w:after="0" w:line="480" w:lineRule="auto"/>
        <w:ind w:firstLine="720"/>
        <w:rPr>
          <w:rFonts w:ascii="Times New Roman" w:hAnsi="Times New Roman" w:cs="Times New Roman"/>
          <w:sz w:val="24"/>
          <w:szCs w:val="24"/>
        </w:rPr>
      </w:pPr>
      <w:commentRangeStart w:id="57"/>
      <w:r>
        <w:rPr>
          <w:rFonts w:ascii="Times New Roman" w:hAnsi="Times New Roman" w:cs="Times New Roman"/>
          <w:sz w:val="24"/>
          <w:szCs w:val="24"/>
        </w:rPr>
        <w:t xml:space="preserve">Table </w:t>
      </w:r>
      <w:r w:rsidR="00D12265">
        <w:rPr>
          <w:rFonts w:ascii="Times New Roman" w:hAnsi="Times New Roman" w:cs="Times New Roman"/>
          <w:sz w:val="24"/>
          <w:szCs w:val="24"/>
        </w:rPr>
        <w:t>7</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xml:space="preserve">) is only moderately determined by the IVs included in the model.  </w:t>
      </w:r>
      <w:commentRangeEnd w:id="57"/>
      <w:r w:rsidR="00006C7B">
        <w:rPr>
          <w:rStyle w:val="CommentReference"/>
        </w:rPr>
        <w:commentReference w:id="57"/>
      </w:r>
      <w:r w:rsidR="00A73228">
        <w:rPr>
          <w:rFonts w:ascii="Times New Roman" w:hAnsi="Times New Roman" w:cs="Times New Roman"/>
          <w:sz w:val="24"/>
          <w:szCs w:val="24"/>
        </w:rPr>
        <w:t>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14:paraId="76CB00A3" w14:textId="77777777"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7</w:t>
      </w:r>
    </w:p>
    <w:p w14:paraId="64E465FF" w14:textId="77777777" w:rsidR="00A52BA1" w:rsidRPr="00A52BA1" w:rsidRDefault="00DF2466" w:rsidP="00DF2466">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0"/>
        <w:gridCol w:w="810"/>
        <w:gridCol w:w="810"/>
        <w:gridCol w:w="1080"/>
        <w:gridCol w:w="900"/>
        <w:gridCol w:w="810"/>
        <w:gridCol w:w="990"/>
        <w:gridCol w:w="630"/>
        <w:gridCol w:w="630"/>
        <w:gridCol w:w="810"/>
        <w:gridCol w:w="990"/>
      </w:tblGrid>
      <w:tr w:rsidR="00A52BA1" w:rsidRPr="00A52BA1" w14:paraId="314BFEBC" w14:textId="77777777" w:rsidTr="00DF2466">
        <w:trPr>
          <w:cantSplit/>
        </w:trPr>
        <w:tc>
          <w:tcPr>
            <w:tcW w:w="900" w:type="dxa"/>
            <w:vMerge w:val="restart"/>
            <w:tcBorders>
              <w:top w:val="nil"/>
              <w:left w:val="nil"/>
              <w:bottom w:val="nil"/>
              <w:right w:val="nil"/>
            </w:tcBorders>
            <w:shd w:val="clear" w:color="auto" w:fill="FFFFFF"/>
            <w:vAlign w:val="bottom"/>
          </w:tcPr>
          <w:p w14:paraId="2929E059" w14:textId="77777777" w:rsidR="00A52BA1" w:rsidRPr="00A52BA1" w:rsidRDefault="00A52BA1" w:rsidP="00A52BA1">
            <w:pPr>
              <w:autoSpaceDE w:val="0"/>
              <w:autoSpaceDN w:val="0"/>
              <w:adjustRightInd w:val="0"/>
              <w:spacing w:after="0" w:line="320" w:lineRule="atLeast"/>
              <w:ind w:left="60" w:right="60"/>
              <w:rPr>
                <w:rFonts w:ascii="Arial" w:hAnsi="Arial" w:cs="Arial"/>
                <w:color w:val="264A60"/>
                <w:sz w:val="18"/>
                <w:szCs w:val="18"/>
              </w:rPr>
            </w:pPr>
            <w:r w:rsidRPr="00A52BA1">
              <w:rPr>
                <w:rFonts w:ascii="Arial" w:hAnsi="Arial" w:cs="Arial"/>
                <w:color w:val="264A60"/>
                <w:sz w:val="18"/>
                <w:szCs w:val="18"/>
              </w:rPr>
              <w:t>Model</w:t>
            </w:r>
          </w:p>
        </w:tc>
        <w:tc>
          <w:tcPr>
            <w:tcW w:w="810" w:type="dxa"/>
            <w:vMerge w:val="restart"/>
            <w:tcBorders>
              <w:top w:val="nil"/>
              <w:left w:val="nil"/>
              <w:bottom w:val="nil"/>
              <w:right w:val="single" w:sz="8" w:space="0" w:color="E0E0E0"/>
            </w:tcBorders>
            <w:shd w:val="clear" w:color="auto" w:fill="FFFFFF"/>
            <w:vAlign w:val="bottom"/>
          </w:tcPr>
          <w:p w14:paraId="469081B6" w14:textId="77777777"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R</w:t>
            </w:r>
          </w:p>
        </w:tc>
        <w:tc>
          <w:tcPr>
            <w:tcW w:w="810" w:type="dxa"/>
            <w:vMerge w:val="restart"/>
            <w:tcBorders>
              <w:top w:val="nil"/>
              <w:left w:val="single" w:sz="8" w:space="0" w:color="E0E0E0"/>
              <w:bottom w:val="nil"/>
              <w:right w:val="single" w:sz="8" w:space="0" w:color="E0E0E0"/>
            </w:tcBorders>
            <w:shd w:val="clear" w:color="auto" w:fill="FFFFFF"/>
            <w:vAlign w:val="bottom"/>
          </w:tcPr>
          <w:p w14:paraId="30CCF29E" w14:textId="77777777"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R Square</w:t>
            </w:r>
          </w:p>
        </w:tc>
        <w:tc>
          <w:tcPr>
            <w:tcW w:w="1080" w:type="dxa"/>
            <w:vMerge w:val="restart"/>
            <w:tcBorders>
              <w:top w:val="nil"/>
              <w:left w:val="single" w:sz="8" w:space="0" w:color="E0E0E0"/>
              <w:bottom w:val="nil"/>
              <w:right w:val="single" w:sz="8" w:space="0" w:color="E0E0E0"/>
            </w:tcBorders>
            <w:shd w:val="clear" w:color="auto" w:fill="FFFFFF"/>
            <w:vAlign w:val="bottom"/>
          </w:tcPr>
          <w:p w14:paraId="41846686" w14:textId="77777777"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Adjusted R Square</w:t>
            </w:r>
          </w:p>
        </w:tc>
        <w:tc>
          <w:tcPr>
            <w:tcW w:w="900" w:type="dxa"/>
            <w:vMerge w:val="restart"/>
            <w:tcBorders>
              <w:top w:val="nil"/>
              <w:left w:val="single" w:sz="8" w:space="0" w:color="E0E0E0"/>
              <w:bottom w:val="nil"/>
              <w:right w:val="single" w:sz="8" w:space="0" w:color="E0E0E0"/>
            </w:tcBorders>
            <w:shd w:val="clear" w:color="auto" w:fill="FFFFFF"/>
            <w:vAlign w:val="bottom"/>
          </w:tcPr>
          <w:p w14:paraId="0F5DF554" w14:textId="77777777"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Std. Error of the Estimate</w:t>
            </w:r>
          </w:p>
        </w:tc>
        <w:tc>
          <w:tcPr>
            <w:tcW w:w="3870" w:type="dxa"/>
            <w:gridSpan w:val="5"/>
            <w:tcBorders>
              <w:top w:val="nil"/>
              <w:left w:val="single" w:sz="8" w:space="0" w:color="E0E0E0"/>
              <w:bottom w:val="nil"/>
              <w:right w:val="single" w:sz="8" w:space="0" w:color="E0E0E0"/>
            </w:tcBorders>
            <w:shd w:val="clear" w:color="auto" w:fill="FFFFFF"/>
            <w:vAlign w:val="bottom"/>
          </w:tcPr>
          <w:p w14:paraId="22995868" w14:textId="77777777"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Change Statistics</w:t>
            </w:r>
          </w:p>
        </w:tc>
        <w:tc>
          <w:tcPr>
            <w:tcW w:w="990" w:type="dxa"/>
            <w:vMerge w:val="restart"/>
            <w:tcBorders>
              <w:top w:val="nil"/>
              <w:left w:val="single" w:sz="8" w:space="0" w:color="E0E0E0"/>
              <w:bottom w:val="nil"/>
              <w:right w:val="nil"/>
            </w:tcBorders>
            <w:shd w:val="clear" w:color="auto" w:fill="FFFFFF"/>
            <w:vAlign w:val="bottom"/>
          </w:tcPr>
          <w:p w14:paraId="6FE14CCB" w14:textId="77777777"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Durbin-Watson</w:t>
            </w:r>
          </w:p>
        </w:tc>
      </w:tr>
      <w:tr w:rsidR="00A52BA1" w:rsidRPr="00A52BA1" w14:paraId="2D4B074E" w14:textId="77777777" w:rsidTr="00DF2466">
        <w:trPr>
          <w:cantSplit/>
        </w:trPr>
        <w:tc>
          <w:tcPr>
            <w:tcW w:w="900" w:type="dxa"/>
            <w:vMerge/>
            <w:tcBorders>
              <w:top w:val="nil"/>
              <w:left w:val="nil"/>
              <w:bottom w:val="nil"/>
              <w:right w:val="nil"/>
            </w:tcBorders>
            <w:shd w:val="clear" w:color="auto" w:fill="FFFFFF"/>
            <w:vAlign w:val="bottom"/>
          </w:tcPr>
          <w:p w14:paraId="4B7836DB" w14:textId="77777777"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810" w:type="dxa"/>
            <w:vMerge/>
            <w:tcBorders>
              <w:top w:val="nil"/>
              <w:left w:val="nil"/>
              <w:bottom w:val="nil"/>
              <w:right w:val="single" w:sz="8" w:space="0" w:color="E0E0E0"/>
            </w:tcBorders>
            <w:shd w:val="clear" w:color="auto" w:fill="FFFFFF"/>
            <w:vAlign w:val="bottom"/>
          </w:tcPr>
          <w:p w14:paraId="5DDD511D" w14:textId="77777777"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810" w:type="dxa"/>
            <w:vMerge/>
            <w:tcBorders>
              <w:top w:val="nil"/>
              <w:left w:val="single" w:sz="8" w:space="0" w:color="E0E0E0"/>
              <w:bottom w:val="nil"/>
              <w:right w:val="single" w:sz="8" w:space="0" w:color="E0E0E0"/>
            </w:tcBorders>
            <w:shd w:val="clear" w:color="auto" w:fill="FFFFFF"/>
            <w:vAlign w:val="bottom"/>
          </w:tcPr>
          <w:p w14:paraId="0E7DB269" w14:textId="77777777"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1080" w:type="dxa"/>
            <w:vMerge/>
            <w:tcBorders>
              <w:top w:val="nil"/>
              <w:left w:val="single" w:sz="8" w:space="0" w:color="E0E0E0"/>
              <w:bottom w:val="nil"/>
              <w:right w:val="single" w:sz="8" w:space="0" w:color="E0E0E0"/>
            </w:tcBorders>
            <w:shd w:val="clear" w:color="auto" w:fill="FFFFFF"/>
            <w:vAlign w:val="bottom"/>
          </w:tcPr>
          <w:p w14:paraId="073216B4" w14:textId="77777777"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900" w:type="dxa"/>
            <w:vMerge/>
            <w:tcBorders>
              <w:top w:val="nil"/>
              <w:left w:val="single" w:sz="8" w:space="0" w:color="E0E0E0"/>
              <w:bottom w:val="nil"/>
              <w:right w:val="single" w:sz="8" w:space="0" w:color="E0E0E0"/>
            </w:tcBorders>
            <w:shd w:val="clear" w:color="auto" w:fill="FFFFFF"/>
            <w:vAlign w:val="bottom"/>
          </w:tcPr>
          <w:p w14:paraId="279D9F7B" w14:textId="77777777"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810" w:type="dxa"/>
            <w:tcBorders>
              <w:top w:val="nil"/>
              <w:left w:val="single" w:sz="8" w:space="0" w:color="E0E0E0"/>
              <w:bottom w:val="single" w:sz="8" w:space="0" w:color="152935"/>
              <w:right w:val="single" w:sz="8" w:space="0" w:color="E0E0E0"/>
            </w:tcBorders>
            <w:shd w:val="clear" w:color="auto" w:fill="FFFFFF"/>
            <w:vAlign w:val="bottom"/>
          </w:tcPr>
          <w:p w14:paraId="64FBEBFA" w14:textId="77777777"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R Square Change</w:t>
            </w:r>
          </w:p>
        </w:tc>
        <w:tc>
          <w:tcPr>
            <w:tcW w:w="990" w:type="dxa"/>
            <w:tcBorders>
              <w:top w:val="nil"/>
              <w:left w:val="single" w:sz="8" w:space="0" w:color="E0E0E0"/>
              <w:bottom w:val="single" w:sz="8" w:space="0" w:color="152935"/>
              <w:right w:val="single" w:sz="8" w:space="0" w:color="E0E0E0"/>
            </w:tcBorders>
            <w:shd w:val="clear" w:color="auto" w:fill="FFFFFF"/>
            <w:vAlign w:val="bottom"/>
          </w:tcPr>
          <w:p w14:paraId="2F98BBCD" w14:textId="77777777"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F Change</w:t>
            </w:r>
          </w:p>
        </w:tc>
        <w:tc>
          <w:tcPr>
            <w:tcW w:w="630" w:type="dxa"/>
            <w:tcBorders>
              <w:top w:val="nil"/>
              <w:left w:val="single" w:sz="8" w:space="0" w:color="E0E0E0"/>
              <w:bottom w:val="single" w:sz="8" w:space="0" w:color="152935"/>
              <w:right w:val="single" w:sz="8" w:space="0" w:color="E0E0E0"/>
            </w:tcBorders>
            <w:shd w:val="clear" w:color="auto" w:fill="FFFFFF"/>
            <w:vAlign w:val="bottom"/>
          </w:tcPr>
          <w:p w14:paraId="1169631E" w14:textId="77777777"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df1</w:t>
            </w:r>
          </w:p>
        </w:tc>
        <w:tc>
          <w:tcPr>
            <w:tcW w:w="630" w:type="dxa"/>
            <w:tcBorders>
              <w:top w:val="nil"/>
              <w:left w:val="single" w:sz="8" w:space="0" w:color="E0E0E0"/>
              <w:bottom w:val="single" w:sz="8" w:space="0" w:color="152935"/>
              <w:right w:val="single" w:sz="8" w:space="0" w:color="E0E0E0"/>
            </w:tcBorders>
            <w:shd w:val="clear" w:color="auto" w:fill="FFFFFF"/>
            <w:vAlign w:val="bottom"/>
          </w:tcPr>
          <w:p w14:paraId="130C3FDB" w14:textId="77777777"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df2</w:t>
            </w:r>
          </w:p>
        </w:tc>
        <w:tc>
          <w:tcPr>
            <w:tcW w:w="810" w:type="dxa"/>
            <w:tcBorders>
              <w:top w:val="nil"/>
              <w:left w:val="single" w:sz="8" w:space="0" w:color="E0E0E0"/>
              <w:bottom w:val="single" w:sz="8" w:space="0" w:color="152935"/>
              <w:right w:val="single" w:sz="8" w:space="0" w:color="E0E0E0"/>
            </w:tcBorders>
            <w:shd w:val="clear" w:color="auto" w:fill="FFFFFF"/>
            <w:vAlign w:val="bottom"/>
          </w:tcPr>
          <w:p w14:paraId="57FA72BF" w14:textId="77777777"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Sig. F Change</w:t>
            </w:r>
          </w:p>
        </w:tc>
        <w:tc>
          <w:tcPr>
            <w:tcW w:w="990" w:type="dxa"/>
            <w:vMerge/>
            <w:tcBorders>
              <w:top w:val="nil"/>
              <w:left w:val="single" w:sz="8" w:space="0" w:color="E0E0E0"/>
              <w:bottom w:val="nil"/>
              <w:right w:val="nil"/>
            </w:tcBorders>
            <w:shd w:val="clear" w:color="auto" w:fill="FFFFFF"/>
            <w:vAlign w:val="bottom"/>
          </w:tcPr>
          <w:p w14:paraId="3E110073" w14:textId="77777777"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r>
      <w:tr w:rsidR="00A52BA1" w:rsidRPr="00A52BA1" w14:paraId="050C68D4" w14:textId="77777777" w:rsidTr="00DF2466">
        <w:trPr>
          <w:cantSplit/>
        </w:trPr>
        <w:tc>
          <w:tcPr>
            <w:tcW w:w="900" w:type="dxa"/>
            <w:tcBorders>
              <w:top w:val="single" w:sz="8" w:space="0" w:color="152935"/>
              <w:left w:val="nil"/>
              <w:bottom w:val="single" w:sz="8" w:space="0" w:color="152935"/>
              <w:right w:val="nil"/>
            </w:tcBorders>
            <w:shd w:val="clear" w:color="auto" w:fill="E0E0E0"/>
          </w:tcPr>
          <w:p w14:paraId="326418C6" w14:textId="77777777" w:rsidR="00A52BA1" w:rsidRPr="00A52BA1" w:rsidRDefault="00A52BA1" w:rsidP="00A52BA1">
            <w:pPr>
              <w:autoSpaceDE w:val="0"/>
              <w:autoSpaceDN w:val="0"/>
              <w:adjustRightInd w:val="0"/>
              <w:spacing w:after="0" w:line="320" w:lineRule="atLeast"/>
              <w:ind w:left="60" w:right="60"/>
              <w:rPr>
                <w:rFonts w:ascii="Arial" w:hAnsi="Arial" w:cs="Arial"/>
                <w:color w:val="264A60"/>
                <w:sz w:val="18"/>
                <w:szCs w:val="18"/>
              </w:rPr>
            </w:pPr>
            <w:r w:rsidRPr="00A52BA1">
              <w:rPr>
                <w:rFonts w:ascii="Arial" w:hAnsi="Arial" w:cs="Arial"/>
                <w:color w:val="264A60"/>
                <w:sz w:val="18"/>
                <w:szCs w:val="18"/>
              </w:rPr>
              <w:t>1</w:t>
            </w:r>
          </w:p>
        </w:tc>
        <w:tc>
          <w:tcPr>
            <w:tcW w:w="810" w:type="dxa"/>
            <w:tcBorders>
              <w:top w:val="single" w:sz="8" w:space="0" w:color="152935"/>
              <w:left w:val="nil"/>
              <w:bottom w:val="single" w:sz="8" w:space="0" w:color="152935"/>
              <w:right w:val="single" w:sz="8" w:space="0" w:color="E0E0E0"/>
            </w:tcBorders>
            <w:shd w:val="clear" w:color="auto" w:fill="FFFFFF"/>
          </w:tcPr>
          <w:p w14:paraId="45172AD0" w14:textId="77777777"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.443</w:t>
            </w:r>
            <w:r w:rsidRPr="00A52BA1">
              <w:rPr>
                <w:rFonts w:ascii="Arial" w:hAnsi="Arial" w:cs="Arial"/>
                <w:color w:val="010205"/>
                <w:sz w:val="18"/>
                <w:szCs w:val="18"/>
                <w:vertAlign w:val="superscript"/>
              </w:rPr>
              <w:t>a</w:t>
            </w:r>
          </w:p>
        </w:tc>
        <w:tc>
          <w:tcPr>
            <w:tcW w:w="810" w:type="dxa"/>
            <w:tcBorders>
              <w:top w:val="single" w:sz="8" w:space="0" w:color="152935"/>
              <w:left w:val="single" w:sz="8" w:space="0" w:color="E0E0E0"/>
              <w:bottom w:val="single" w:sz="8" w:space="0" w:color="152935"/>
              <w:right w:val="single" w:sz="8" w:space="0" w:color="E0E0E0"/>
            </w:tcBorders>
            <w:shd w:val="clear" w:color="auto" w:fill="FFFFFF"/>
          </w:tcPr>
          <w:p w14:paraId="24D240F6" w14:textId="77777777"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.196</w:t>
            </w:r>
          </w:p>
        </w:tc>
        <w:tc>
          <w:tcPr>
            <w:tcW w:w="1080" w:type="dxa"/>
            <w:tcBorders>
              <w:top w:val="single" w:sz="8" w:space="0" w:color="152935"/>
              <w:left w:val="single" w:sz="8" w:space="0" w:color="E0E0E0"/>
              <w:bottom w:val="single" w:sz="8" w:space="0" w:color="152935"/>
              <w:right w:val="single" w:sz="8" w:space="0" w:color="E0E0E0"/>
            </w:tcBorders>
            <w:shd w:val="clear" w:color="auto" w:fill="FFFFFF"/>
          </w:tcPr>
          <w:p w14:paraId="3112D737" w14:textId="77777777"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.191</w:t>
            </w:r>
          </w:p>
        </w:tc>
        <w:tc>
          <w:tcPr>
            <w:tcW w:w="900" w:type="dxa"/>
            <w:tcBorders>
              <w:top w:val="single" w:sz="8" w:space="0" w:color="152935"/>
              <w:left w:val="single" w:sz="8" w:space="0" w:color="E0E0E0"/>
              <w:bottom w:val="single" w:sz="8" w:space="0" w:color="152935"/>
              <w:right w:val="single" w:sz="8" w:space="0" w:color="E0E0E0"/>
            </w:tcBorders>
            <w:shd w:val="clear" w:color="auto" w:fill="FFFFFF"/>
          </w:tcPr>
          <w:p w14:paraId="3AD71526" w14:textId="77777777"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4.098</w:t>
            </w:r>
          </w:p>
        </w:tc>
        <w:tc>
          <w:tcPr>
            <w:tcW w:w="810" w:type="dxa"/>
            <w:tcBorders>
              <w:top w:val="single" w:sz="8" w:space="0" w:color="152935"/>
              <w:left w:val="single" w:sz="8" w:space="0" w:color="E0E0E0"/>
              <w:bottom w:val="single" w:sz="8" w:space="0" w:color="152935"/>
              <w:right w:val="single" w:sz="8" w:space="0" w:color="E0E0E0"/>
            </w:tcBorders>
            <w:shd w:val="clear" w:color="auto" w:fill="FFFFFF"/>
          </w:tcPr>
          <w:p w14:paraId="6853272C" w14:textId="77777777"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.196</w:t>
            </w:r>
          </w:p>
        </w:tc>
        <w:tc>
          <w:tcPr>
            <w:tcW w:w="990" w:type="dxa"/>
            <w:tcBorders>
              <w:top w:val="single" w:sz="8" w:space="0" w:color="152935"/>
              <w:left w:val="single" w:sz="8" w:space="0" w:color="E0E0E0"/>
              <w:bottom w:val="single" w:sz="8" w:space="0" w:color="152935"/>
              <w:right w:val="single" w:sz="8" w:space="0" w:color="E0E0E0"/>
            </w:tcBorders>
            <w:shd w:val="clear" w:color="auto" w:fill="FFFFFF"/>
          </w:tcPr>
          <w:p w14:paraId="5912B10E" w14:textId="77777777"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36.647</w:t>
            </w:r>
          </w:p>
        </w:tc>
        <w:tc>
          <w:tcPr>
            <w:tcW w:w="630" w:type="dxa"/>
            <w:tcBorders>
              <w:top w:val="single" w:sz="8" w:space="0" w:color="152935"/>
              <w:left w:val="single" w:sz="8" w:space="0" w:color="E0E0E0"/>
              <w:bottom w:val="single" w:sz="8" w:space="0" w:color="152935"/>
              <w:right w:val="single" w:sz="8" w:space="0" w:color="E0E0E0"/>
            </w:tcBorders>
            <w:shd w:val="clear" w:color="auto" w:fill="FFFFFF"/>
          </w:tcPr>
          <w:p w14:paraId="3D1F3968" w14:textId="77777777"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11</w:t>
            </w:r>
          </w:p>
        </w:tc>
        <w:tc>
          <w:tcPr>
            <w:tcW w:w="630" w:type="dxa"/>
            <w:tcBorders>
              <w:top w:val="single" w:sz="8" w:space="0" w:color="152935"/>
              <w:left w:val="single" w:sz="8" w:space="0" w:color="E0E0E0"/>
              <w:bottom w:val="single" w:sz="8" w:space="0" w:color="152935"/>
              <w:right w:val="single" w:sz="8" w:space="0" w:color="E0E0E0"/>
            </w:tcBorders>
            <w:shd w:val="clear" w:color="auto" w:fill="FFFFFF"/>
          </w:tcPr>
          <w:p w14:paraId="71EA2405" w14:textId="77777777"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1655</w:t>
            </w:r>
          </w:p>
        </w:tc>
        <w:tc>
          <w:tcPr>
            <w:tcW w:w="810" w:type="dxa"/>
            <w:tcBorders>
              <w:top w:val="single" w:sz="8" w:space="0" w:color="152935"/>
              <w:left w:val="single" w:sz="8" w:space="0" w:color="E0E0E0"/>
              <w:bottom w:val="single" w:sz="8" w:space="0" w:color="152935"/>
              <w:right w:val="single" w:sz="8" w:space="0" w:color="E0E0E0"/>
            </w:tcBorders>
            <w:shd w:val="clear" w:color="auto" w:fill="FFFFFF"/>
          </w:tcPr>
          <w:p w14:paraId="3E74BA78" w14:textId="77777777"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.000</w:t>
            </w:r>
          </w:p>
        </w:tc>
        <w:tc>
          <w:tcPr>
            <w:tcW w:w="990" w:type="dxa"/>
            <w:tcBorders>
              <w:top w:val="single" w:sz="8" w:space="0" w:color="152935"/>
              <w:left w:val="single" w:sz="8" w:space="0" w:color="E0E0E0"/>
              <w:bottom w:val="single" w:sz="8" w:space="0" w:color="152935"/>
              <w:right w:val="nil"/>
            </w:tcBorders>
            <w:shd w:val="clear" w:color="auto" w:fill="FFFFFF"/>
          </w:tcPr>
          <w:p w14:paraId="1F2261BE" w14:textId="77777777"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1.970</w:t>
            </w:r>
          </w:p>
        </w:tc>
      </w:tr>
      <w:tr w:rsidR="00A52BA1" w:rsidRPr="00A52BA1" w14:paraId="4C7D295C" w14:textId="77777777" w:rsidTr="00DF2466">
        <w:trPr>
          <w:cantSplit/>
        </w:trPr>
        <w:tc>
          <w:tcPr>
            <w:tcW w:w="9360" w:type="dxa"/>
            <w:gridSpan w:val="11"/>
            <w:tcBorders>
              <w:top w:val="nil"/>
              <w:left w:val="nil"/>
              <w:bottom w:val="nil"/>
              <w:right w:val="nil"/>
            </w:tcBorders>
            <w:shd w:val="clear" w:color="auto" w:fill="FFFFFF"/>
          </w:tcPr>
          <w:p w14:paraId="481E4656" w14:textId="77777777" w:rsidR="00A52BA1" w:rsidRPr="00A52BA1" w:rsidRDefault="00A52BA1" w:rsidP="00A52BA1">
            <w:pPr>
              <w:autoSpaceDE w:val="0"/>
              <w:autoSpaceDN w:val="0"/>
              <w:adjustRightInd w:val="0"/>
              <w:spacing w:after="0" w:line="320" w:lineRule="atLeast"/>
              <w:ind w:left="60" w:right="60"/>
              <w:rPr>
                <w:rFonts w:ascii="Arial" w:hAnsi="Arial" w:cs="Arial"/>
                <w:color w:val="010205"/>
                <w:sz w:val="18"/>
                <w:szCs w:val="18"/>
              </w:rPr>
            </w:pPr>
            <w:r w:rsidRPr="00A52BA1">
              <w:rPr>
                <w:rFonts w:ascii="Arial" w:hAnsi="Arial" w:cs="Arial"/>
                <w:color w:val="010205"/>
                <w:sz w:val="18"/>
                <w:szCs w:val="18"/>
              </w:rPr>
              <w:t>a. Predictors: (Constant), SELFCTUB, CLAIMS, GYEAR, ORIGINAL, BCKGTLAG, SECDUPBD, GENERAL, FWDAPLAG, APPYEAR, SELFCTLB, SECDLWBD</w:t>
            </w:r>
          </w:p>
        </w:tc>
      </w:tr>
      <w:tr w:rsidR="00A52BA1" w:rsidRPr="00A52BA1" w14:paraId="72415DE0" w14:textId="77777777" w:rsidTr="00DF2466">
        <w:trPr>
          <w:cantSplit/>
        </w:trPr>
        <w:tc>
          <w:tcPr>
            <w:tcW w:w="9360" w:type="dxa"/>
            <w:gridSpan w:val="11"/>
            <w:tcBorders>
              <w:top w:val="nil"/>
              <w:left w:val="nil"/>
              <w:bottom w:val="nil"/>
              <w:right w:val="nil"/>
            </w:tcBorders>
            <w:shd w:val="clear" w:color="auto" w:fill="FFFFFF"/>
          </w:tcPr>
          <w:p w14:paraId="78A87946" w14:textId="77777777" w:rsidR="00A52BA1" w:rsidRPr="00A52BA1" w:rsidRDefault="00A52BA1" w:rsidP="00A52BA1">
            <w:pPr>
              <w:autoSpaceDE w:val="0"/>
              <w:autoSpaceDN w:val="0"/>
              <w:adjustRightInd w:val="0"/>
              <w:spacing w:after="0" w:line="320" w:lineRule="atLeast"/>
              <w:ind w:left="60" w:right="60"/>
              <w:rPr>
                <w:rFonts w:ascii="Arial" w:hAnsi="Arial" w:cs="Arial"/>
                <w:color w:val="010205"/>
                <w:sz w:val="18"/>
                <w:szCs w:val="18"/>
              </w:rPr>
            </w:pPr>
            <w:r w:rsidRPr="00A52BA1">
              <w:rPr>
                <w:rFonts w:ascii="Arial" w:hAnsi="Arial" w:cs="Arial"/>
                <w:color w:val="010205"/>
                <w:sz w:val="18"/>
                <w:szCs w:val="18"/>
              </w:rPr>
              <w:t>b. Dependent Variable: CRECEIVE</w:t>
            </w:r>
          </w:p>
        </w:tc>
      </w:tr>
    </w:tbl>
    <w:p w14:paraId="50BB467F" w14:textId="77777777" w:rsidR="00A52BA1" w:rsidRPr="00A52BA1" w:rsidRDefault="00A52BA1" w:rsidP="00A52BA1">
      <w:pPr>
        <w:autoSpaceDE w:val="0"/>
        <w:autoSpaceDN w:val="0"/>
        <w:adjustRightInd w:val="0"/>
        <w:spacing w:after="0" w:line="400" w:lineRule="atLeast"/>
        <w:rPr>
          <w:rFonts w:ascii="Times New Roman" w:hAnsi="Times New Roman" w:cs="Times New Roman"/>
          <w:sz w:val="24"/>
          <w:szCs w:val="24"/>
        </w:rPr>
      </w:pPr>
    </w:p>
    <w:p w14:paraId="3B8C542C" w14:textId="77777777" w:rsidR="00A73228" w:rsidRDefault="00B11FCC" w:rsidP="00A52BA1">
      <w:pPr>
        <w:spacing w:after="0" w:line="480" w:lineRule="auto"/>
        <w:ind w:firstLine="720"/>
        <w:rPr>
          <w:rFonts w:ascii="Times New Roman" w:hAnsi="Times New Roman" w:cs="Times New Roman"/>
          <w:sz w:val="24"/>
          <w:szCs w:val="24"/>
        </w:rPr>
      </w:pPr>
      <w:commentRangeStart w:id="58"/>
      <w:r>
        <w:rPr>
          <w:rFonts w:ascii="Times New Roman" w:hAnsi="Times New Roman" w:cs="Times New Roman"/>
          <w:sz w:val="24"/>
          <w:szCs w:val="24"/>
        </w:rPr>
        <w:lastRenderedPageBreak/>
        <w:t xml:space="preserve">Table </w:t>
      </w:r>
      <w:r w:rsidR="00D12265">
        <w:rPr>
          <w:rFonts w:ascii="Times New Roman" w:hAnsi="Times New Roman" w:cs="Times New Roman"/>
          <w:sz w:val="24"/>
          <w:szCs w:val="24"/>
        </w:rPr>
        <w:t>8</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commentRangeEnd w:id="58"/>
      <w:r w:rsidR="00006C7B">
        <w:rPr>
          <w:rStyle w:val="CommentReference"/>
        </w:rPr>
        <w:commentReference w:id="58"/>
      </w:r>
    </w:p>
    <w:p w14:paraId="1185F441" w14:textId="77777777"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14:paraId="5AF8140A" w14:textId="77777777"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tbl>
      <w:tblPr>
        <w:tblW w:w="79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84"/>
        <w:gridCol w:w="1469"/>
        <w:gridCol w:w="1025"/>
        <w:gridCol w:w="1408"/>
        <w:gridCol w:w="1025"/>
        <w:gridCol w:w="1025"/>
      </w:tblGrid>
      <w:tr w:rsidR="005376D4" w:rsidRPr="005376D4" w14:paraId="051163BE" w14:textId="77777777" w:rsidTr="005376D4">
        <w:trPr>
          <w:cantSplit/>
        </w:trPr>
        <w:tc>
          <w:tcPr>
            <w:tcW w:w="2017" w:type="dxa"/>
            <w:gridSpan w:val="2"/>
            <w:tcBorders>
              <w:top w:val="nil"/>
              <w:left w:val="nil"/>
              <w:bottom w:val="single" w:sz="8" w:space="0" w:color="152935"/>
              <w:right w:val="nil"/>
            </w:tcBorders>
            <w:shd w:val="clear" w:color="auto" w:fill="FFFFFF"/>
            <w:vAlign w:val="bottom"/>
          </w:tcPr>
          <w:p w14:paraId="7A25A6D6" w14:textId="77777777"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Model</w:t>
            </w:r>
          </w:p>
        </w:tc>
        <w:tc>
          <w:tcPr>
            <w:tcW w:w="1469" w:type="dxa"/>
            <w:tcBorders>
              <w:top w:val="nil"/>
              <w:left w:val="nil"/>
              <w:bottom w:val="single" w:sz="8" w:space="0" w:color="152935"/>
              <w:right w:val="single" w:sz="8" w:space="0" w:color="E0E0E0"/>
            </w:tcBorders>
            <w:shd w:val="clear" w:color="auto" w:fill="FFFFFF"/>
            <w:vAlign w:val="bottom"/>
          </w:tcPr>
          <w:p w14:paraId="117E4C77" w14:textId="77777777"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Sum of Squares</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35483A49" w14:textId="77777777"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df</w:t>
            </w:r>
          </w:p>
        </w:tc>
        <w:tc>
          <w:tcPr>
            <w:tcW w:w="1408" w:type="dxa"/>
            <w:tcBorders>
              <w:top w:val="nil"/>
              <w:left w:val="single" w:sz="8" w:space="0" w:color="E0E0E0"/>
              <w:bottom w:val="single" w:sz="8" w:space="0" w:color="152935"/>
              <w:right w:val="single" w:sz="8" w:space="0" w:color="E0E0E0"/>
            </w:tcBorders>
            <w:shd w:val="clear" w:color="auto" w:fill="FFFFFF"/>
            <w:vAlign w:val="bottom"/>
          </w:tcPr>
          <w:p w14:paraId="2EF0E02E" w14:textId="77777777"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Mean 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69D5207F" w14:textId="77777777"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F</w:t>
            </w:r>
          </w:p>
        </w:tc>
        <w:tc>
          <w:tcPr>
            <w:tcW w:w="1025" w:type="dxa"/>
            <w:tcBorders>
              <w:top w:val="nil"/>
              <w:left w:val="single" w:sz="8" w:space="0" w:color="E0E0E0"/>
              <w:bottom w:val="single" w:sz="8" w:space="0" w:color="152935"/>
              <w:right w:val="nil"/>
            </w:tcBorders>
            <w:shd w:val="clear" w:color="auto" w:fill="FFFFFF"/>
            <w:vAlign w:val="bottom"/>
          </w:tcPr>
          <w:p w14:paraId="304C9589" w14:textId="77777777"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Sig.</w:t>
            </w:r>
          </w:p>
        </w:tc>
      </w:tr>
      <w:tr w:rsidR="005376D4" w:rsidRPr="005376D4" w14:paraId="7AFBB3D3" w14:textId="77777777" w:rsidTr="005376D4">
        <w:trPr>
          <w:cantSplit/>
        </w:trPr>
        <w:tc>
          <w:tcPr>
            <w:tcW w:w="733" w:type="dxa"/>
            <w:vMerge w:val="restart"/>
            <w:tcBorders>
              <w:top w:val="single" w:sz="8" w:space="0" w:color="152935"/>
              <w:left w:val="nil"/>
              <w:bottom w:val="single" w:sz="8" w:space="0" w:color="152935"/>
              <w:right w:val="nil"/>
            </w:tcBorders>
            <w:shd w:val="clear" w:color="auto" w:fill="E0E0E0"/>
          </w:tcPr>
          <w:p w14:paraId="072C21A1" w14:textId="77777777"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1</w:t>
            </w:r>
          </w:p>
        </w:tc>
        <w:tc>
          <w:tcPr>
            <w:tcW w:w="1284" w:type="dxa"/>
            <w:tcBorders>
              <w:top w:val="single" w:sz="8" w:space="0" w:color="152935"/>
              <w:left w:val="nil"/>
              <w:bottom w:val="single" w:sz="8" w:space="0" w:color="AEAEAE"/>
              <w:right w:val="nil"/>
            </w:tcBorders>
            <w:shd w:val="clear" w:color="auto" w:fill="E0E0E0"/>
          </w:tcPr>
          <w:p w14:paraId="4312DA68" w14:textId="77777777"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Regression</w:t>
            </w:r>
          </w:p>
        </w:tc>
        <w:tc>
          <w:tcPr>
            <w:tcW w:w="1469" w:type="dxa"/>
            <w:tcBorders>
              <w:top w:val="single" w:sz="8" w:space="0" w:color="152935"/>
              <w:left w:val="nil"/>
              <w:bottom w:val="single" w:sz="8" w:space="0" w:color="AEAEAE"/>
              <w:right w:val="single" w:sz="8" w:space="0" w:color="E0E0E0"/>
            </w:tcBorders>
            <w:shd w:val="clear" w:color="auto" w:fill="FFFFFF"/>
          </w:tcPr>
          <w:p w14:paraId="4551951B" w14:textId="77777777"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6769.213</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65D21807" w14:textId="77777777"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14:paraId="47F0C1F9" w14:textId="77777777"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615.383</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7A4E49D7" w14:textId="77777777"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36.647</w:t>
            </w:r>
          </w:p>
        </w:tc>
        <w:tc>
          <w:tcPr>
            <w:tcW w:w="1025" w:type="dxa"/>
            <w:tcBorders>
              <w:top w:val="single" w:sz="8" w:space="0" w:color="152935"/>
              <w:left w:val="single" w:sz="8" w:space="0" w:color="E0E0E0"/>
              <w:bottom w:val="single" w:sz="8" w:space="0" w:color="AEAEAE"/>
              <w:right w:val="nil"/>
            </w:tcBorders>
            <w:shd w:val="clear" w:color="auto" w:fill="FFFFFF"/>
          </w:tcPr>
          <w:p w14:paraId="2873BBE3" w14:textId="77777777"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.000</w:t>
            </w:r>
            <w:r w:rsidRPr="005376D4">
              <w:rPr>
                <w:rFonts w:ascii="Arial" w:hAnsi="Arial" w:cs="Arial"/>
                <w:color w:val="010205"/>
                <w:sz w:val="18"/>
                <w:szCs w:val="18"/>
                <w:vertAlign w:val="superscript"/>
              </w:rPr>
              <w:t>b</w:t>
            </w:r>
          </w:p>
        </w:tc>
      </w:tr>
      <w:tr w:rsidR="005376D4" w:rsidRPr="005376D4" w14:paraId="2BD34FBB" w14:textId="77777777" w:rsidTr="005376D4">
        <w:trPr>
          <w:cantSplit/>
        </w:trPr>
        <w:tc>
          <w:tcPr>
            <w:tcW w:w="733" w:type="dxa"/>
            <w:vMerge/>
            <w:tcBorders>
              <w:top w:val="single" w:sz="8" w:space="0" w:color="152935"/>
              <w:left w:val="nil"/>
              <w:bottom w:val="single" w:sz="8" w:space="0" w:color="152935"/>
              <w:right w:val="nil"/>
            </w:tcBorders>
            <w:shd w:val="clear" w:color="auto" w:fill="E0E0E0"/>
          </w:tcPr>
          <w:p w14:paraId="252EA6FB" w14:textId="77777777" w:rsidR="005376D4" w:rsidRPr="005376D4" w:rsidRDefault="005376D4" w:rsidP="005376D4">
            <w:pPr>
              <w:autoSpaceDE w:val="0"/>
              <w:autoSpaceDN w:val="0"/>
              <w:adjustRightInd w:val="0"/>
              <w:spacing w:after="0" w:line="240" w:lineRule="auto"/>
              <w:rPr>
                <w:rFonts w:ascii="Arial" w:hAnsi="Arial" w:cs="Arial"/>
                <w:color w:val="010205"/>
                <w:sz w:val="18"/>
                <w:szCs w:val="18"/>
              </w:rPr>
            </w:pPr>
          </w:p>
        </w:tc>
        <w:tc>
          <w:tcPr>
            <w:tcW w:w="1284" w:type="dxa"/>
            <w:tcBorders>
              <w:top w:val="single" w:sz="8" w:space="0" w:color="AEAEAE"/>
              <w:left w:val="nil"/>
              <w:bottom w:val="single" w:sz="8" w:space="0" w:color="AEAEAE"/>
              <w:right w:val="nil"/>
            </w:tcBorders>
            <w:shd w:val="clear" w:color="auto" w:fill="E0E0E0"/>
          </w:tcPr>
          <w:p w14:paraId="09C8B272" w14:textId="77777777"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Residual</w:t>
            </w:r>
          </w:p>
        </w:tc>
        <w:tc>
          <w:tcPr>
            <w:tcW w:w="1469" w:type="dxa"/>
            <w:tcBorders>
              <w:top w:val="single" w:sz="8" w:space="0" w:color="AEAEAE"/>
              <w:left w:val="nil"/>
              <w:bottom w:val="single" w:sz="8" w:space="0" w:color="AEAEAE"/>
              <w:right w:val="single" w:sz="8" w:space="0" w:color="E0E0E0"/>
            </w:tcBorders>
            <w:shd w:val="clear" w:color="auto" w:fill="FFFFFF"/>
          </w:tcPr>
          <w:p w14:paraId="737268EC" w14:textId="77777777"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27790.817</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073017B4" w14:textId="77777777"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1655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5B0A1281" w14:textId="77777777"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16.792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C74CEF5" w14:textId="77777777"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025" w:type="dxa"/>
            <w:tcBorders>
              <w:top w:val="single" w:sz="8" w:space="0" w:color="AEAEAE"/>
              <w:left w:val="single" w:sz="8" w:space="0" w:color="E0E0E0"/>
              <w:bottom w:val="single" w:sz="8" w:space="0" w:color="AEAEAE"/>
              <w:right w:val="nil"/>
            </w:tcBorders>
            <w:shd w:val="clear" w:color="auto" w:fill="FFFFFF"/>
            <w:vAlign w:val="center"/>
          </w:tcPr>
          <w:p w14:paraId="18345CA8" w14:textId="77777777"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r>
      <w:tr w:rsidR="005376D4" w:rsidRPr="005376D4" w14:paraId="3BE0CBE5" w14:textId="77777777" w:rsidTr="005376D4">
        <w:trPr>
          <w:cantSplit/>
        </w:trPr>
        <w:tc>
          <w:tcPr>
            <w:tcW w:w="733" w:type="dxa"/>
            <w:vMerge/>
            <w:tcBorders>
              <w:top w:val="single" w:sz="8" w:space="0" w:color="152935"/>
              <w:left w:val="nil"/>
              <w:bottom w:val="single" w:sz="8" w:space="0" w:color="152935"/>
              <w:right w:val="nil"/>
            </w:tcBorders>
            <w:shd w:val="clear" w:color="auto" w:fill="E0E0E0"/>
          </w:tcPr>
          <w:p w14:paraId="64A68356" w14:textId="77777777"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284" w:type="dxa"/>
            <w:tcBorders>
              <w:top w:val="single" w:sz="8" w:space="0" w:color="AEAEAE"/>
              <w:left w:val="nil"/>
              <w:bottom w:val="single" w:sz="8" w:space="0" w:color="152935"/>
              <w:right w:val="nil"/>
            </w:tcBorders>
            <w:shd w:val="clear" w:color="auto" w:fill="E0E0E0"/>
          </w:tcPr>
          <w:p w14:paraId="6309623E" w14:textId="77777777"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Total</w:t>
            </w:r>
          </w:p>
        </w:tc>
        <w:tc>
          <w:tcPr>
            <w:tcW w:w="1469" w:type="dxa"/>
            <w:tcBorders>
              <w:top w:val="single" w:sz="8" w:space="0" w:color="AEAEAE"/>
              <w:left w:val="nil"/>
              <w:bottom w:val="single" w:sz="8" w:space="0" w:color="152935"/>
              <w:right w:val="single" w:sz="8" w:space="0" w:color="E0E0E0"/>
            </w:tcBorders>
            <w:shd w:val="clear" w:color="auto" w:fill="FFFFFF"/>
          </w:tcPr>
          <w:p w14:paraId="7A0AC2DB" w14:textId="77777777"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34560.030</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09E23FB3" w14:textId="77777777"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1666</w:t>
            </w:r>
          </w:p>
        </w:tc>
        <w:tc>
          <w:tcPr>
            <w:tcW w:w="1408"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7B27E7C" w14:textId="77777777"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025"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25AB2753" w14:textId="77777777"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025" w:type="dxa"/>
            <w:tcBorders>
              <w:top w:val="single" w:sz="8" w:space="0" w:color="AEAEAE"/>
              <w:left w:val="single" w:sz="8" w:space="0" w:color="E0E0E0"/>
              <w:bottom w:val="single" w:sz="8" w:space="0" w:color="152935"/>
              <w:right w:val="nil"/>
            </w:tcBorders>
            <w:shd w:val="clear" w:color="auto" w:fill="FFFFFF"/>
            <w:vAlign w:val="center"/>
          </w:tcPr>
          <w:p w14:paraId="3210718C" w14:textId="77777777"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r>
      <w:tr w:rsidR="005376D4" w:rsidRPr="005376D4" w14:paraId="69898B3B" w14:textId="77777777" w:rsidTr="005376D4">
        <w:trPr>
          <w:cantSplit/>
        </w:trPr>
        <w:tc>
          <w:tcPr>
            <w:tcW w:w="7969" w:type="dxa"/>
            <w:gridSpan w:val="7"/>
            <w:tcBorders>
              <w:top w:val="nil"/>
              <w:left w:val="nil"/>
              <w:bottom w:val="nil"/>
              <w:right w:val="nil"/>
            </w:tcBorders>
            <w:shd w:val="clear" w:color="auto" w:fill="FFFFFF"/>
          </w:tcPr>
          <w:p w14:paraId="39FAE755" w14:textId="77777777" w:rsidR="005376D4" w:rsidRPr="005376D4" w:rsidRDefault="005376D4" w:rsidP="005376D4">
            <w:pPr>
              <w:autoSpaceDE w:val="0"/>
              <w:autoSpaceDN w:val="0"/>
              <w:adjustRightInd w:val="0"/>
              <w:spacing w:after="0" w:line="320" w:lineRule="atLeast"/>
              <w:ind w:left="60" w:right="60"/>
              <w:rPr>
                <w:rFonts w:ascii="Arial" w:hAnsi="Arial" w:cs="Arial"/>
                <w:color w:val="010205"/>
                <w:sz w:val="18"/>
                <w:szCs w:val="18"/>
              </w:rPr>
            </w:pPr>
            <w:r w:rsidRPr="005376D4">
              <w:rPr>
                <w:rFonts w:ascii="Arial" w:hAnsi="Arial" w:cs="Arial"/>
                <w:color w:val="010205"/>
                <w:sz w:val="18"/>
                <w:szCs w:val="18"/>
              </w:rPr>
              <w:t>a. Dependent Variable: CRECEIVE</w:t>
            </w:r>
          </w:p>
        </w:tc>
      </w:tr>
      <w:tr w:rsidR="005376D4" w:rsidRPr="005376D4" w14:paraId="4CC6C675" w14:textId="77777777" w:rsidTr="005376D4">
        <w:trPr>
          <w:cantSplit/>
        </w:trPr>
        <w:tc>
          <w:tcPr>
            <w:tcW w:w="7969" w:type="dxa"/>
            <w:gridSpan w:val="7"/>
            <w:tcBorders>
              <w:top w:val="nil"/>
              <w:left w:val="nil"/>
              <w:bottom w:val="nil"/>
              <w:right w:val="nil"/>
            </w:tcBorders>
            <w:shd w:val="clear" w:color="auto" w:fill="FFFFFF"/>
          </w:tcPr>
          <w:p w14:paraId="5CAF5117" w14:textId="77777777" w:rsidR="005376D4" w:rsidRPr="005376D4" w:rsidRDefault="005376D4" w:rsidP="005376D4">
            <w:pPr>
              <w:autoSpaceDE w:val="0"/>
              <w:autoSpaceDN w:val="0"/>
              <w:adjustRightInd w:val="0"/>
              <w:spacing w:after="0" w:line="320" w:lineRule="atLeast"/>
              <w:ind w:left="60" w:right="60"/>
              <w:rPr>
                <w:rFonts w:ascii="Arial" w:hAnsi="Arial" w:cs="Arial"/>
                <w:color w:val="010205"/>
                <w:sz w:val="18"/>
                <w:szCs w:val="18"/>
              </w:rPr>
            </w:pPr>
            <w:r w:rsidRPr="005376D4">
              <w:rPr>
                <w:rFonts w:ascii="Arial" w:hAnsi="Arial" w:cs="Arial"/>
                <w:color w:val="010205"/>
                <w:sz w:val="18"/>
                <w:szCs w:val="18"/>
              </w:rPr>
              <w:t>b. Predictors: (Constant), SELFCTUB, CLAIMS, GYEAR, ORIGINAL, BCKGTLAG, SECDUPBD, GENERAL, FWDAPLAG, APPYEAR, SELFCTLB, SECDLWBD</w:t>
            </w:r>
          </w:p>
        </w:tc>
      </w:tr>
    </w:tbl>
    <w:p w14:paraId="00B84DF3" w14:textId="77777777" w:rsidR="005376D4" w:rsidRPr="005376D4" w:rsidRDefault="005376D4" w:rsidP="005376D4">
      <w:pPr>
        <w:autoSpaceDE w:val="0"/>
        <w:autoSpaceDN w:val="0"/>
        <w:adjustRightInd w:val="0"/>
        <w:spacing w:after="0" w:line="400" w:lineRule="atLeast"/>
        <w:rPr>
          <w:rFonts w:ascii="Times New Roman" w:hAnsi="Times New Roman" w:cs="Times New Roman"/>
          <w:sz w:val="24"/>
          <w:szCs w:val="24"/>
        </w:rPr>
      </w:pPr>
    </w:p>
    <w:p w14:paraId="399315C8" w14:textId="77777777"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w:t>
      </w:r>
      <w:r w:rsidR="00CC5622">
        <w:rPr>
          <w:rFonts w:ascii="Times New Roman" w:hAnsi="Times New Roman" w:cs="Times New Roman"/>
          <w:sz w:val="24"/>
          <w:szCs w:val="24"/>
        </w:rPr>
        <w:t xml:space="preserve"> and statistically significant</w:t>
      </w:r>
      <w:r>
        <w:rPr>
          <w:rFonts w:ascii="Times New Roman" w:hAnsi="Times New Roman" w:cs="Times New Roman"/>
          <w:sz w:val="24"/>
          <w:szCs w:val="24"/>
        </w:rPr>
        <w:t xml:space="preserve">.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14:paraId="5AB75D77" w14:textId="77777777"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9</w:t>
      </w:r>
      <w:r w:rsidR="00A73228">
        <w:rPr>
          <w:rFonts w:ascii="Times New Roman" w:hAnsi="Times New Roman" w:cs="Times New Roman"/>
          <w:sz w:val="24"/>
          <w:szCs w:val="24"/>
        </w:rPr>
        <w:t xml:space="preserve"> shows the results for the regression coefficients</w:t>
      </w:r>
      <w:r w:rsidR="00F80543">
        <w:rPr>
          <w:rFonts w:ascii="Times New Roman" w:hAnsi="Times New Roman" w:cs="Times New Roman"/>
          <w:sz w:val="24"/>
          <w:szCs w:val="24"/>
        </w:rPr>
        <w:t xml:space="preserve"> as well as collinearity statistics</w:t>
      </w:r>
      <w:r w:rsidR="00A73228">
        <w:rPr>
          <w:rFonts w:ascii="Times New Roman" w:hAnsi="Times New Roman" w:cs="Times New Roman"/>
          <w:sz w:val="24"/>
          <w:szCs w:val="24"/>
        </w:rPr>
        <w:t>.  The regression produced the following equation:</w:t>
      </w:r>
    </w:p>
    <w:p w14:paraId="4789924B" w14:textId="77777777"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14:paraId="03BE2EF3" w14:textId="77777777"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w:t>
      </w:r>
      <w:r>
        <w:rPr>
          <w:rFonts w:ascii="Times New Roman" w:hAnsi="Times New Roman" w:cs="Times New Roman"/>
          <w:sz w:val="24"/>
          <w:szCs w:val="24"/>
        </w:rPr>
        <w:lastRenderedPageBreak/>
        <w:t>of the pate</w:t>
      </w:r>
      <w:r w:rsidR="00B11FCC">
        <w:rPr>
          <w:rFonts w:ascii="Times New Roman" w:hAnsi="Times New Roman" w:cs="Times New Roman"/>
          <w:sz w:val="24"/>
          <w:szCs w:val="24"/>
        </w:rPr>
        <w:t>nt, had</w:t>
      </w:r>
      <w:r w:rsidR="00CC5622">
        <w:rPr>
          <w:rFonts w:ascii="Times New Roman" w:hAnsi="Times New Roman" w:cs="Times New Roman"/>
          <w:sz w:val="24"/>
          <w:szCs w:val="24"/>
        </w:rPr>
        <w:t xml:space="preserve"> a</w:t>
      </w:r>
      <w:r>
        <w:rPr>
          <w:rFonts w:ascii="Times New Roman" w:hAnsi="Times New Roman" w:cs="Times New Roman"/>
          <w:sz w:val="24"/>
          <w:szCs w:val="24"/>
        </w:rPr>
        <w:t xml:space="preserve"> small</w:t>
      </w:r>
      <w:r w:rsidR="00CC5622">
        <w:rPr>
          <w:rFonts w:ascii="Times New Roman" w:hAnsi="Times New Roman" w:cs="Times New Roman"/>
          <w:sz w:val="24"/>
          <w:szCs w:val="24"/>
        </w:rPr>
        <w:t>er</w:t>
      </w:r>
      <w:r>
        <w:rPr>
          <w:rFonts w:ascii="Times New Roman" w:hAnsi="Times New Roman" w:cs="Times New Roman"/>
          <w:sz w:val="24"/>
          <w:szCs w:val="24"/>
        </w:rPr>
        <w:t xml:space="preserve">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 xml:space="preserve">s inversely related to the value of the DV, which was not </w:t>
      </w:r>
      <w:r w:rsidR="00CC5622">
        <w:rPr>
          <w:rFonts w:ascii="Times New Roman" w:hAnsi="Times New Roman" w:cs="Times New Roman"/>
          <w:sz w:val="24"/>
          <w:szCs w:val="24"/>
        </w:rPr>
        <w:t xml:space="preserve">initially </w:t>
      </w:r>
      <w:r>
        <w:rPr>
          <w:rFonts w:ascii="Times New Roman" w:hAnsi="Times New Roman" w:cs="Times New Roman"/>
          <w:sz w:val="24"/>
          <w:szCs w:val="24"/>
        </w:rPr>
        <w:t>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w:t>
      </w:r>
      <w:r w:rsidR="00CC5622">
        <w:rPr>
          <w:rFonts w:ascii="Times New Roman" w:hAnsi="Times New Roman" w:cs="Times New Roman"/>
          <w:sz w:val="24"/>
          <w:szCs w:val="24"/>
        </w:rPr>
        <w:t>is IV on the DV was</w:t>
      </w:r>
      <w:r>
        <w:rPr>
          <w:rFonts w:ascii="Times New Roman" w:hAnsi="Times New Roman" w:cs="Times New Roman"/>
          <w:sz w:val="24"/>
          <w:szCs w:val="24"/>
        </w:rPr>
        <w:t xml:space="preserve"> small</w:t>
      </w:r>
      <w:r w:rsidR="00CC5622">
        <w:rPr>
          <w:rFonts w:ascii="Times New Roman" w:hAnsi="Times New Roman" w:cs="Times New Roman"/>
          <w:sz w:val="24"/>
          <w:szCs w:val="24"/>
        </w:rPr>
        <w:t>er than expected</w:t>
      </w:r>
      <w:r>
        <w:rPr>
          <w:rFonts w:ascii="Times New Roman" w:hAnsi="Times New Roman" w:cs="Times New Roman"/>
          <w:sz w:val="24"/>
          <w:szCs w:val="24"/>
        </w:rPr>
        <w:t>.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14:paraId="321BE2BD" w14:textId="77777777" w:rsidR="00A73228" w:rsidRDefault="00F80543"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14:paraId="72D64AEB" w14:textId="77777777" w:rsidR="00544818" w:rsidRPr="00544818" w:rsidRDefault="00F80543" w:rsidP="0014744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Regression </w:t>
      </w:r>
      <w:r w:rsidR="00147443">
        <w:rPr>
          <w:rFonts w:ascii="Times New Roman" w:hAnsi="Times New Roman" w:cs="Times New Roman"/>
          <w:sz w:val="24"/>
          <w:szCs w:val="24"/>
        </w:rPr>
        <w:t>Coefficients and Collinearity Statistics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0"/>
        <w:gridCol w:w="1080"/>
        <w:gridCol w:w="860"/>
        <w:gridCol w:w="720"/>
        <w:gridCol w:w="649"/>
        <w:gridCol w:w="701"/>
        <w:gridCol w:w="540"/>
        <w:gridCol w:w="881"/>
        <w:gridCol w:w="900"/>
        <w:gridCol w:w="559"/>
        <w:gridCol w:w="630"/>
        <w:gridCol w:w="540"/>
        <w:gridCol w:w="540"/>
        <w:gridCol w:w="720"/>
      </w:tblGrid>
      <w:tr w:rsidR="00544818" w:rsidRPr="00544818" w14:paraId="70D2999C" w14:textId="77777777" w:rsidTr="00147443">
        <w:trPr>
          <w:cantSplit/>
        </w:trPr>
        <w:tc>
          <w:tcPr>
            <w:tcW w:w="1120" w:type="dxa"/>
            <w:gridSpan w:val="2"/>
            <w:vMerge w:val="restart"/>
            <w:tcBorders>
              <w:top w:val="nil"/>
              <w:left w:val="nil"/>
              <w:bottom w:val="nil"/>
              <w:right w:val="nil"/>
            </w:tcBorders>
            <w:shd w:val="clear" w:color="auto" w:fill="FFFFFF"/>
            <w:vAlign w:val="bottom"/>
          </w:tcPr>
          <w:p w14:paraId="2205068B"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Model</w:t>
            </w:r>
          </w:p>
        </w:tc>
        <w:tc>
          <w:tcPr>
            <w:tcW w:w="1580" w:type="dxa"/>
            <w:gridSpan w:val="2"/>
            <w:tcBorders>
              <w:top w:val="nil"/>
              <w:left w:val="nil"/>
              <w:bottom w:val="nil"/>
              <w:right w:val="single" w:sz="8" w:space="0" w:color="E0E0E0"/>
            </w:tcBorders>
            <w:shd w:val="clear" w:color="auto" w:fill="FFFFFF"/>
            <w:vAlign w:val="bottom"/>
          </w:tcPr>
          <w:p w14:paraId="35D8CF00"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Unstandardized Coefficients</w:t>
            </w:r>
          </w:p>
        </w:tc>
        <w:tc>
          <w:tcPr>
            <w:tcW w:w="649" w:type="dxa"/>
            <w:tcBorders>
              <w:top w:val="nil"/>
              <w:left w:val="single" w:sz="8" w:space="0" w:color="E0E0E0"/>
              <w:bottom w:val="nil"/>
              <w:right w:val="single" w:sz="8" w:space="0" w:color="E0E0E0"/>
            </w:tcBorders>
            <w:shd w:val="clear" w:color="auto" w:fill="FFFFFF"/>
            <w:vAlign w:val="bottom"/>
          </w:tcPr>
          <w:p w14:paraId="5989F7EF"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Pr>
                <w:rFonts w:ascii="Arial" w:hAnsi="Arial" w:cs="Arial"/>
                <w:color w:val="264A60"/>
                <w:sz w:val="16"/>
                <w:szCs w:val="16"/>
              </w:rPr>
              <w:t>Std</w:t>
            </w:r>
            <w:r w:rsidR="00147443">
              <w:rPr>
                <w:rFonts w:ascii="Arial" w:hAnsi="Arial" w:cs="Arial"/>
                <w:color w:val="264A60"/>
                <w:sz w:val="16"/>
                <w:szCs w:val="16"/>
              </w:rPr>
              <w:t>z</w:t>
            </w:r>
            <w:r>
              <w:rPr>
                <w:rFonts w:ascii="Arial" w:hAnsi="Arial" w:cs="Arial"/>
                <w:color w:val="264A60"/>
                <w:sz w:val="16"/>
                <w:szCs w:val="16"/>
              </w:rPr>
              <w:t>. Coef.</w:t>
            </w:r>
          </w:p>
        </w:tc>
        <w:tc>
          <w:tcPr>
            <w:tcW w:w="701" w:type="dxa"/>
            <w:vMerge w:val="restart"/>
            <w:tcBorders>
              <w:top w:val="nil"/>
              <w:left w:val="single" w:sz="8" w:space="0" w:color="E0E0E0"/>
              <w:bottom w:val="nil"/>
              <w:right w:val="single" w:sz="8" w:space="0" w:color="E0E0E0"/>
            </w:tcBorders>
            <w:shd w:val="clear" w:color="auto" w:fill="FFFFFF"/>
            <w:vAlign w:val="bottom"/>
          </w:tcPr>
          <w:p w14:paraId="1CF969DD"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t</w:t>
            </w:r>
          </w:p>
        </w:tc>
        <w:tc>
          <w:tcPr>
            <w:tcW w:w="540" w:type="dxa"/>
            <w:vMerge w:val="restart"/>
            <w:tcBorders>
              <w:top w:val="nil"/>
              <w:left w:val="single" w:sz="8" w:space="0" w:color="E0E0E0"/>
              <w:bottom w:val="nil"/>
              <w:right w:val="single" w:sz="8" w:space="0" w:color="E0E0E0"/>
            </w:tcBorders>
            <w:shd w:val="clear" w:color="auto" w:fill="FFFFFF"/>
            <w:vAlign w:val="bottom"/>
          </w:tcPr>
          <w:p w14:paraId="275EF530"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Sig.</w:t>
            </w:r>
          </w:p>
        </w:tc>
        <w:tc>
          <w:tcPr>
            <w:tcW w:w="1781" w:type="dxa"/>
            <w:gridSpan w:val="2"/>
            <w:tcBorders>
              <w:top w:val="nil"/>
              <w:left w:val="single" w:sz="8" w:space="0" w:color="E0E0E0"/>
              <w:bottom w:val="nil"/>
              <w:right w:val="single" w:sz="8" w:space="0" w:color="E0E0E0"/>
            </w:tcBorders>
            <w:shd w:val="clear" w:color="auto" w:fill="FFFFFF"/>
            <w:vAlign w:val="bottom"/>
          </w:tcPr>
          <w:p w14:paraId="00F10B3B"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95.0% Confidence Interval for B</w:t>
            </w:r>
          </w:p>
        </w:tc>
        <w:tc>
          <w:tcPr>
            <w:tcW w:w="1729" w:type="dxa"/>
            <w:gridSpan w:val="3"/>
            <w:tcBorders>
              <w:top w:val="nil"/>
              <w:left w:val="single" w:sz="8" w:space="0" w:color="E0E0E0"/>
              <w:bottom w:val="nil"/>
              <w:right w:val="single" w:sz="8" w:space="0" w:color="E0E0E0"/>
            </w:tcBorders>
            <w:shd w:val="clear" w:color="auto" w:fill="FFFFFF"/>
            <w:vAlign w:val="bottom"/>
          </w:tcPr>
          <w:p w14:paraId="3A489347"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Correlations</w:t>
            </w:r>
          </w:p>
        </w:tc>
        <w:tc>
          <w:tcPr>
            <w:tcW w:w="1260" w:type="dxa"/>
            <w:gridSpan w:val="2"/>
            <w:tcBorders>
              <w:top w:val="nil"/>
              <w:left w:val="single" w:sz="8" w:space="0" w:color="E0E0E0"/>
              <w:bottom w:val="nil"/>
              <w:right w:val="nil"/>
            </w:tcBorders>
            <w:shd w:val="clear" w:color="auto" w:fill="FFFFFF"/>
            <w:vAlign w:val="bottom"/>
          </w:tcPr>
          <w:p w14:paraId="0D46D128"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Collinearity Statistics</w:t>
            </w:r>
          </w:p>
        </w:tc>
      </w:tr>
      <w:tr w:rsidR="00544818" w:rsidRPr="00544818" w14:paraId="3567DF52" w14:textId="77777777" w:rsidTr="00147443">
        <w:trPr>
          <w:cantSplit/>
        </w:trPr>
        <w:tc>
          <w:tcPr>
            <w:tcW w:w="1120" w:type="dxa"/>
            <w:gridSpan w:val="2"/>
            <w:vMerge/>
            <w:tcBorders>
              <w:top w:val="nil"/>
              <w:left w:val="nil"/>
              <w:bottom w:val="nil"/>
              <w:right w:val="nil"/>
            </w:tcBorders>
            <w:shd w:val="clear" w:color="auto" w:fill="FFFFFF"/>
            <w:vAlign w:val="bottom"/>
          </w:tcPr>
          <w:p w14:paraId="5A5BEAB5" w14:textId="77777777"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860" w:type="dxa"/>
            <w:tcBorders>
              <w:top w:val="nil"/>
              <w:left w:val="nil"/>
              <w:bottom w:val="single" w:sz="8" w:space="0" w:color="152935"/>
              <w:right w:val="single" w:sz="8" w:space="0" w:color="E0E0E0"/>
            </w:tcBorders>
            <w:shd w:val="clear" w:color="auto" w:fill="FFFFFF"/>
            <w:vAlign w:val="bottom"/>
          </w:tcPr>
          <w:p w14:paraId="13481778"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B</w:t>
            </w:r>
          </w:p>
        </w:tc>
        <w:tc>
          <w:tcPr>
            <w:tcW w:w="720" w:type="dxa"/>
            <w:tcBorders>
              <w:top w:val="nil"/>
              <w:left w:val="single" w:sz="8" w:space="0" w:color="E0E0E0"/>
              <w:bottom w:val="single" w:sz="8" w:space="0" w:color="152935"/>
              <w:right w:val="single" w:sz="8" w:space="0" w:color="E0E0E0"/>
            </w:tcBorders>
            <w:shd w:val="clear" w:color="auto" w:fill="FFFFFF"/>
            <w:vAlign w:val="bottom"/>
          </w:tcPr>
          <w:p w14:paraId="4FB917C8"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Std. Error</w:t>
            </w:r>
          </w:p>
        </w:tc>
        <w:tc>
          <w:tcPr>
            <w:tcW w:w="649" w:type="dxa"/>
            <w:tcBorders>
              <w:top w:val="nil"/>
              <w:left w:val="single" w:sz="8" w:space="0" w:color="E0E0E0"/>
              <w:bottom w:val="single" w:sz="8" w:space="0" w:color="152935"/>
              <w:right w:val="single" w:sz="8" w:space="0" w:color="E0E0E0"/>
            </w:tcBorders>
            <w:shd w:val="clear" w:color="auto" w:fill="FFFFFF"/>
            <w:vAlign w:val="bottom"/>
          </w:tcPr>
          <w:p w14:paraId="0AD22E8C"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Beta</w:t>
            </w:r>
          </w:p>
        </w:tc>
        <w:tc>
          <w:tcPr>
            <w:tcW w:w="701" w:type="dxa"/>
            <w:vMerge/>
            <w:tcBorders>
              <w:top w:val="nil"/>
              <w:left w:val="single" w:sz="8" w:space="0" w:color="E0E0E0"/>
              <w:bottom w:val="nil"/>
              <w:right w:val="single" w:sz="8" w:space="0" w:color="E0E0E0"/>
            </w:tcBorders>
            <w:shd w:val="clear" w:color="auto" w:fill="FFFFFF"/>
            <w:vAlign w:val="bottom"/>
          </w:tcPr>
          <w:p w14:paraId="3C507100" w14:textId="77777777"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540" w:type="dxa"/>
            <w:vMerge/>
            <w:tcBorders>
              <w:top w:val="nil"/>
              <w:left w:val="single" w:sz="8" w:space="0" w:color="E0E0E0"/>
              <w:bottom w:val="nil"/>
              <w:right w:val="single" w:sz="8" w:space="0" w:color="E0E0E0"/>
            </w:tcBorders>
            <w:shd w:val="clear" w:color="auto" w:fill="FFFFFF"/>
            <w:vAlign w:val="bottom"/>
          </w:tcPr>
          <w:p w14:paraId="750BD30E" w14:textId="77777777"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881" w:type="dxa"/>
            <w:tcBorders>
              <w:top w:val="nil"/>
              <w:left w:val="single" w:sz="8" w:space="0" w:color="E0E0E0"/>
              <w:bottom w:val="single" w:sz="8" w:space="0" w:color="152935"/>
              <w:right w:val="single" w:sz="8" w:space="0" w:color="E0E0E0"/>
            </w:tcBorders>
            <w:shd w:val="clear" w:color="auto" w:fill="FFFFFF"/>
            <w:vAlign w:val="bottom"/>
          </w:tcPr>
          <w:p w14:paraId="61ACB9EB"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Lower Bound</w:t>
            </w:r>
          </w:p>
        </w:tc>
        <w:tc>
          <w:tcPr>
            <w:tcW w:w="900" w:type="dxa"/>
            <w:tcBorders>
              <w:top w:val="nil"/>
              <w:left w:val="single" w:sz="8" w:space="0" w:color="E0E0E0"/>
              <w:bottom w:val="single" w:sz="8" w:space="0" w:color="152935"/>
              <w:right w:val="single" w:sz="8" w:space="0" w:color="E0E0E0"/>
            </w:tcBorders>
            <w:shd w:val="clear" w:color="auto" w:fill="FFFFFF"/>
            <w:vAlign w:val="bottom"/>
          </w:tcPr>
          <w:p w14:paraId="3A6553B3"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Upper Bound</w:t>
            </w:r>
          </w:p>
        </w:tc>
        <w:tc>
          <w:tcPr>
            <w:tcW w:w="559" w:type="dxa"/>
            <w:tcBorders>
              <w:top w:val="nil"/>
              <w:left w:val="single" w:sz="8" w:space="0" w:color="E0E0E0"/>
              <w:bottom w:val="single" w:sz="8" w:space="0" w:color="152935"/>
              <w:right w:val="single" w:sz="8" w:space="0" w:color="E0E0E0"/>
            </w:tcBorders>
            <w:shd w:val="clear" w:color="auto" w:fill="FFFFFF"/>
            <w:vAlign w:val="bottom"/>
          </w:tcPr>
          <w:p w14:paraId="5C48C002"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Zero-order</w:t>
            </w:r>
          </w:p>
        </w:tc>
        <w:tc>
          <w:tcPr>
            <w:tcW w:w="630" w:type="dxa"/>
            <w:tcBorders>
              <w:top w:val="nil"/>
              <w:left w:val="single" w:sz="8" w:space="0" w:color="E0E0E0"/>
              <w:bottom w:val="single" w:sz="8" w:space="0" w:color="152935"/>
              <w:right w:val="single" w:sz="8" w:space="0" w:color="E0E0E0"/>
            </w:tcBorders>
            <w:shd w:val="clear" w:color="auto" w:fill="FFFFFF"/>
            <w:vAlign w:val="bottom"/>
          </w:tcPr>
          <w:p w14:paraId="6DFAFF97"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Partial</w:t>
            </w:r>
          </w:p>
        </w:tc>
        <w:tc>
          <w:tcPr>
            <w:tcW w:w="540" w:type="dxa"/>
            <w:tcBorders>
              <w:top w:val="nil"/>
              <w:left w:val="single" w:sz="8" w:space="0" w:color="E0E0E0"/>
              <w:bottom w:val="single" w:sz="8" w:space="0" w:color="152935"/>
              <w:right w:val="single" w:sz="8" w:space="0" w:color="E0E0E0"/>
            </w:tcBorders>
            <w:shd w:val="clear" w:color="auto" w:fill="FFFFFF"/>
            <w:vAlign w:val="bottom"/>
          </w:tcPr>
          <w:p w14:paraId="512C2F27"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Part</w:t>
            </w:r>
          </w:p>
        </w:tc>
        <w:tc>
          <w:tcPr>
            <w:tcW w:w="540" w:type="dxa"/>
            <w:tcBorders>
              <w:top w:val="nil"/>
              <w:left w:val="single" w:sz="8" w:space="0" w:color="E0E0E0"/>
              <w:bottom w:val="single" w:sz="8" w:space="0" w:color="152935"/>
              <w:right w:val="single" w:sz="8" w:space="0" w:color="E0E0E0"/>
            </w:tcBorders>
            <w:shd w:val="clear" w:color="auto" w:fill="FFFFFF"/>
            <w:vAlign w:val="bottom"/>
          </w:tcPr>
          <w:p w14:paraId="2719C934"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Pr>
                <w:rFonts w:ascii="Arial" w:hAnsi="Arial" w:cs="Arial"/>
                <w:color w:val="264A60"/>
                <w:sz w:val="16"/>
                <w:szCs w:val="16"/>
              </w:rPr>
              <w:t>Tol</w:t>
            </w:r>
            <w:r w:rsidR="0013487A">
              <w:rPr>
                <w:rFonts w:ascii="Arial" w:hAnsi="Arial" w:cs="Arial"/>
                <w:color w:val="264A60"/>
                <w:sz w:val="16"/>
                <w:szCs w:val="16"/>
              </w:rPr>
              <w:t>.</w:t>
            </w:r>
          </w:p>
        </w:tc>
        <w:tc>
          <w:tcPr>
            <w:tcW w:w="720" w:type="dxa"/>
            <w:tcBorders>
              <w:top w:val="nil"/>
              <w:left w:val="single" w:sz="8" w:space="0" w:color="E0E0E0"/>
              <w:bottom w:val="single" w:sz="8" w:space="0" w:color="152935"/>
              <w:right w:val="nil"/>
            </w:tcBorders>
            <w:shd w:val="clear" w:color="auto" w:fill="FFFFFF"/>
            <w:vAlign w:val="bottom"/>
          </w:tcPr>
          <w:p w14:paraId="2348A829" w14:textId="77777777"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VIF</w:t>
            </w:r>
          </w:p>
        </w:tc>
      </w:tr>
      <w:tr w:rsidR="00544818" w:rsidRPr="00544818" w14:paraId="5FFD69BC" w14:textId="77777777" w:rsidTr="00147443">
        <w:trPr>
          <w:cantSplit/>
        </w:trPr>
        <w:tc>
          <w:tcPr>
            <w:tcW w:w="40" w:type="dxa"/>
            <w:vMerge w:val="restart"/>
            <w:tcBorders>
              <w:top w:val="single" w:sz="8" w:space="0" w:color="152935"/>
              <w:left w:val="nil"/>
              <w:bottom w:val="single" w:sz="8" w:space="0" w:color="152935"/>
              <w:right w:val="nil"/>
            </w:tcBorders>
            <w:shd w:val="clear" w:color="auto" w:fill="E0E0E0"/>
          </w:tcPr>
          <w:p w14:paraId="6CEF2FFE"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p>
        </w:tc>
        <w:tc>
          <w:tcPr>
            <w:tcW w:w="1080" w:type="dxa"/>
            <w:tcBorders>
              <w:top w:val="single" w:sz="8" w:space="0" w:color="152935"/>
              <w:left w:val="nil"/>
              <w:bottom w:val="single" w:sz="8" w:space="0" w:color="AEAEAE"/>
              <w:right w:val="nil"/>
            </w:tcBorders>
            <w:shd w:val="clear" w:color="auto" w:fill="E0E0E0"/>
          </w:tcPr>
          <w:p w14:paraId="2F110FFF"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(Constant)</w:t>
            </w:r>
          </w:p>
        </w:tc>
        <w:tc>
          <w:tcPr>
            <w:tcW w:w="860" w:type="dxa"/>
            <w:tcBorders>
              <w:top w:val="single" w:sz="8" w:space="0" w:color="152935"/>
              <w:left w:val="nil"/>
              <w:bottom w:val="single" w:sz="8" w:space="0" w:color="AEAEAE"/>
              <w:right w:val="single" w:sz="8" w:space="0" w:color="E0E0E0"/>
            </w:tcBorders>
            <w:shd w:val="clear" w:color="auto" w:fill="FFFFFF"/>
          </w:tcPr>
          <w:p w14:paraId="3C9F72B1"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1509.628</w:t>
            </w:r>
          </w:p>
        </w:tc>
        <w:tc>
          <w:tcPr>
            <w:tcW w:w="720" w:type="dxa"/>
            <w:tcBorders>
              <w:top w:val="single" w:sz="8" w:space="0" w:color="152935"/>
              <w:left w:val="single" w:sz="8" w:space="0" w:color="E0E0E0"/>
              <w:bottom w:val="single" w:sz="8" w:space="0" w:color="AEAEAE"/>
              <w:right w:val="single" w:sz="8" w:space="0" w:color="E0E0E0"/>
            </w:tcBorders>
            <w:shd w:val="clear" w:color="auto" w:fill="FFFFFF"/>
          </w:tcPr>
          <w:p w14:paraId="4BFFCDF6"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254.147</w:t>
            </w:r>
          </w:p>
        </w:tc>
        <w:tc>
          <w:tcPr>
            <w:tcW w:w="649"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2F8D3228" w14:textId="77777777"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701" w:type="dxa"/>
            <w:tcBorders>
              <w:top w:val="single" w:sz="8" w:space="0" w:color="152935"/>
              <w:left w:val="single" w:sz="8" w:space="0" w:color="E0E0E0"/>
              <w:bottom w:val="single" w:sz="8" w:space="0" w:color="AEAEAE"/>
              <w:right w:val="single" w:sz="8" w:space="0" w:color="E0E0E0"/>
            </w:tcBorders>
            <w:shd w:val="clear" w:color="auto" w:fill="FFFFFF"/>
          </w:tcPr>
          <w:p w14:paraId="56C9EF90"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5.940</w:t>
            </w:r>
          </w:p>
        </w:tc>
        <w:tc>
          <w:tcPr>
            <w:tcW w:w="540" w:type="dxa"/>
            <w:tcBorders>
              <w:top w:val="single" w:sz="8" w:space="0" w:color="152935"/>
              <w:left w:val="single" w:sz="8" w:space="0" w:color="E0E0E0"/>
              <w:bottom w:val="single" w:sz="8" w:space="0" w:color="AEAEAE"/>
              <w:right w:val="single" w:sz="8" w:space="0" w:color="E0E0E0"/>
            </w:tcBorders>
            <w:shd w:val="clear" w:color="auto" w:fill="FFFFFF"/>
          </w:tcPr>
          <w:p w14:paraId="1BF848A6"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152935"/>
              <w:left w:val="single" w:sz="8" w:space="0" w:color="E0E0E0"/>
              <w:bottom w:val="single" w:sz="8" w:space="0" w:color="AEAEAE"/>
              <w:right w:val="single" w:sz="8" w:space="0" w:color="E0E0E0"/>
            </w:tcBorders>
            <w:shd w:val="clear" w:color="auto" w:fill="FFFFFF"/>
          </w:tcPr>
          <w:p w14:paraId="1F07B9E9"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1011.146</w:t>
            </w:r>
          </w:p>
        </w:tc>
        <w:tc>
          <w:tcPr>
            <w:tcW w:w="900" w:type="dxa"/>
            <w:tcBorders>
              <w:top w:val="single" w:sz="8" w:space="0" w:color="152935"/>
              <w:left w:val="single" w:sz="8" w:space="0" w:color="E0E0E0"/>
              <w:bottom w:val="single" w:sz="8" w:space="0" w:color="AEAEAE"/>
              <w:right w:val="single" w:sz="8" w:space="0" w:color="E0E0E0"/>
            </w:tcBorders>
            <w:shd w:val="clear" w:color="auto" w:fill="FFFFFF"/>
          </w:tcPr>
          <w:p w14:paraId="0673DC91"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2008.111</w:t>
            </w:r>
          </w:p>
        </w:tc>
        <w:tc>
          <w:tcPr>
            <w:tcW w:w="559"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25E14DA4" w14:textId="77777777"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630"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4F6C5170" w14:textId="77777777"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540"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097D0CC2" w14:textId="77777777"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540"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1D5F2481" w14:textId="77777777"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720" w:type="dxa"/>
            <w:tcBorders>
              <w:top w:val="single" w:sz="8" w:space="0" w:color="152935"/>
              <w:left w:val="single" w:sz="8" w:space="0" w:color="E0E0E0"/>
              <w:bottom w:val="single" w:sz="8" w:space="0" w:color="AEAEAE"/>
              <w:right w:val="nil"/>
            </w:tcBorders>
            <w:shd w:val="clear" w:color="auto" w:fill="FFFFFF"/>
            <w:vAlign w:val="center"/>
          </w:tcPr>
          <w:p w14:paraId="66081AEA" w14:textId="77777777"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r>
      <w:tr w:rsidR="00147443" w:rsidRPr="00544818" w14:paraId="35BD25A2" w14:textId="77777777" w:rsidTr="00147443">
        <w:trPr>
          <w:cantSplit/>
        </w:trPr>
        <w:tc>
          <w:tcPr>
            <w:tcW w:w="40" w:type="dxa"/>
            <w:vMerge/>
            <w:tcBorders>
              <w:top w:val="single" w:sz="8" w:space="0" w:color="152935"/>
              <w:left w:val="nil"/>
              <w:bottom w:val="single" w:sz="8" w:space="0" w:color="152935"/>
              <w:right w:val="nil"/>
            </w:tcBorders>
            <w:shd w:val="clear" w:color="auto" w:fill="E0E0E0"/>
          </w:tcPr>
          <w:p w14:paraId="17CE2C43" w14:textId="77777777"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1080" w:type="dxa"/>
            <w:tcBorders>
              <w:top w:val="single" w:sz="8" w:space="0" w:color="AEAEAE"/>
              <w:left w:val="nil"/>
              <w:bottom w:val="single" w:sz="8" w:space="0" w:color="AEAEAE"/>
              <w:right w:val="nil"/>
            </w:tcBorders>
            <w:shd w:val="clear" w:color="auto" w:fill="E0E0E0"/>
          </w:tcPr>
          <w:p w14:paraId="5B84CD72"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APPYEAR</w:t>
            </w:r>
          </w:p>
        </w:tc>
        <w:tc>
          <w:tcPr>
            <w:tcW w:w="860" w:type="dxa"/>
            <w:tcBorders>
              <w:top w:val="single" w:sz="8" w:space="0" w:color="AEAEAE"/>
              <w:left w:val="nil"/>
              <w:bottom w:val="single" w:sz="8" w:space="0" w:color="AEAEAE"/>
              <w:right w:val="single" w:sz="8" w:space="0" w:color="E0E0E0"/>
            </w:tcBorders>
            <w:shd w:val="clear" w:color="auto" w:fill="FFFFFF"/>
          </w:tcPr>
          <w:p w14:paraId="10CA76B8"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-.281</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14:paraId="42391E53"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.167</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14:paraId="244D39C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14:paraId="41AF8401"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-1.683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0567F0FC"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.092</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14:paraId="7F94A61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-.608</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14:paraId="04B5E468"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.046</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14:paraId="5108280C"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-.239</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14:paraId="40F52C07"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18A6CFF4"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52847B16"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.226</w:t>
            </w:r>
          </w:p>
        </w:tc>
        <w:tc>
          <w:tcPr>
            <w:tcW w:w="720" w:type="dxa"/>
            <w:tcBorders>
              <w:top w:val="single" w:sz="8" w:space="0" w:color="AEAEAE"/>
              <w:left w:val="single" w:sz="8" w:space="0" w:color="E0E0E0"/>
              <w:bottom w:val="single" w:sz="8" w:space="0" w:color="AEAEAE"/>
              <w:right w:val="nil"/>
            </w:tcBorders>
            <w:shd w:val="clear" w:color="auto" w:fill="FFFFFF"/>
          </w:tcPr>
          <w:p w14:paraId="3F72E4B7"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4.417</w:t>
            </w:r>
          </w:p>
        </w:tc>
      </w:tr>
      <w:tr w:rsidR="00147443" w:rsidRPr="00544818" w14:paraId="0959C923" w14:textId="77777777" w:rsidTr="00147443">
        <w:trPr>
          <w:cantSplit/>
        </w:trPr>
        <w:tc>
          <w:tcPr>
            <w:tcW w:w="40" w:type="dxa"/>
            <w:vMerge/>
            <w:tcBorders>
              <w:top w:val="single" w:sz="8" w:space="0" w:color="152935"/>
              <w:left w:val="nil"/>
              <w:bottom w:val="single" w:sz="8" w:space="0" w:color="152935"/>
              <w:right w:val="nil"/>
            </w:tcBorders>
            <w:shd w:val="clear" w:color="auto" w:fill="E0E0E0"/>
          </w:tcPr>
          <w:p w14:paraId="345999EF" w14:textId="77777777"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14:paraId="6C7336BF"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BCKGTLAG</w:t>
            </w:r>
          </w:p>
        </w:tc>
        <w:tc>
          <w:tcPr>
            <w:tcW w:w="860" w:type="dxa"/>
            <w:tcBorders>
              <w:top w:val="single" w:sz="8" w:space="0" w:color="AEAEAE"/>
              <w:left w:val="nil"/>
              <w:bottom w:val="single" w:sz="8" w:space="0" w:color="AEAEAE"/>
              <w:right w:val="single" w:sz="8" w:space="0" w:color="E0E0E0"/>
            </w:tcBorders>
            <w:shd w:val="clear" w:color="auto" w:fill="FFFFFF"/>
          </w:tcPr>
          <w:p w14:paraId="1B081DD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14:paraId="216CD270"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.013</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14:paraId="66D1E1A9"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14:paraId="1CCAFB78"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-4.805</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321DF3BA"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14:paraId="421BE4D6"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14:paraId="4326BD69"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-.038</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14:paraId="403D2C8D"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-.124</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14:paraId="05E2FB09"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6FC54BA1"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7EF344A3"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.865</w:t>
            </w:r>
          </w:p>
        </w:tc>
        <w:tc>
          <w:tcPr>
            <w:tcW w:w="720" w:type="dxa"/>
            <w:tcBorders>
              <w:top w:val="single" w:sz="8" w:space="0" w:color="AEAEAE"/>
              <w:left w:val="single" w:sz="8" w:space="0" w:color="E0E0E0"/>
              <w:bottom w:val="single" w:sz="8" w:space="0" w:color="AEAEAE"/>
              <w:right w:val="nil"/>
            </w:tcBorders>
            <w:shd w:val="clear" w:color="auto" w:fill="FFFFFF"/>
          </w:tcPr>
          <w:p w14:paraId="559D29C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1.157</w:t>
            </w:r>
          </w:p>
        </w:tc>
      </w:tr>
      <w:tr w:rsidR="00147443" w:rsidRPr="00544818" w14:paraId="5F17AA72" w14:textId="77777777" w:rsidTr="00147443">
        <w:trPr>
          <w:cantSplit/>
        </w:trPr>
        <w:tc>
          <w:tcPr>
            <w:tcW w:w="40" w:type="dxa"/>
            <w:vMerge/>
            <w:tcBorders>
              <w:top w:val="single" w:sz="8" w:space="0" w:color="152935"/>
              <w:left w:val="nil"/>
              <w:bottom w:val="single" w:sz="8" w:space="0" w:color="152935"/>
              <w:right w:val="nil"/>
            </w:tcBorders>
            <w:shd w:val="clear" w:color="auto" w:fill="E0E0E0"/>
          </w:tcPr>
          <w:p w14:paraId="5485FC82" w14:textId="77777777"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14:paraId="3334FB4B"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CLAIMS</w:t>
            </w:r>
          </w:p>
        </w:tc>
        <w:tc>
          <w:tcPr>
            <w:tcW w:w="860" w:type="dxa"/>
            <w:tcBorders>
              <w:top w:val="single" w:sz="8" w:space="0" w:color="AEAEAE"/>
              <w:left w:val="nil"/>
              <w:bottom w:val="single" w:sz="8" w:space="0" w:color="AEAEAE"/>
              <w:right w:val="single" w:sz="8" w:space="0" w:color="E0E0E0"/>
            </w:tcBorders>
            <w:shd w:val="clear" w:color="auto" w:fill="FFFFFF"/>
          </w:tcPr>
          <w:p w14:paraId="12992D96"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.027</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14:paraId="197695F5"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14:paraId="75638FE6"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14:paraId="079457B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3.319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60F6471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.001</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14:paraId="631168D6"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14:paraId="2DEFB7C7"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.043</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14:paraId="606A258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.090</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14:paraId="632FB7BD"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.081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38A8B0DE"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3A95FB0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.976</w:t>
            </w:r>
          </w:p>
        </w:tc>
        <w:tc>
          <w:tcPr>
            <w:tcW w:w="720" w:type="dxa"/>
            <w:tcBorders>
              <w:top w:val="single" w:sz="8" w:space="0" w:color="AEAEAE"/>
              <w:left w:val="single" w:sz="8" w:space="0" w:color="E0E0E0"/>
              <w:bottom w:val="single" w:sz="8" w:space="0" w:color="AEAEAE"/>
              <w:right w:val="nil"/>
            </w:tcBorders>
            <w:shd w:val="clear" w:color="auto" w:fill="FFFFFF"/>
          </w:tcPr>
          <w:p w14:paraId="26CB44B5"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1.025</w:t>
            </w:r>
          </w:p>
        </w:tc>
      </w:tr>
      <w:tr w:rsidR="00147443" w:rsidRPr="00544818" w14:paraId="0A626D30" w14:textId="77777777" w:rsidTr="00147443">
        <w:trPr>
          <w:cantSplit/>
        </w:trPr>
        <w:tc>
          <w:tcPr>
            <w:tcW w:w="40" w:type="dxa"/>
            <w:vMerge/>
            <w:tcBorders>
              <w:top w:val="single" w:sz="8" w:space="0" w:color="152935"/>
              <w:left w:val="nil"/>
              <w:bottom w:val="single" w:sz="8" w:space="0" w:color="152935"/>
              <w:right w:val="nil"/>
            </w:tcBorders>
            <w:shd w:val="clear" w:color="auto" w:fill="E0E0E0"/>
          </w:tcPr>
          <w:p w14:paraId="29F2B753" w14:textId="77777777"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14:paraId="5F6FB1CF"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FWDAPLAG</w:t>
            </w:r>
          </w:p>
        </w:tc>
        <w:tc>
          <w:tcPr>
            <w:tcW w:w="860" w:type="dxa"/>
            <w:tcBorders>
              <w:top w:val="single" w:sz="8" w:space="0" w:color="AEAEAE"/>
              <w:left w:val="nil"/>
              <w:bottom w:val="single" w:sz="8" w:space="0" w:color="AEAEAE"/>
              <w:right w:val="single" w:sz="8" w:space="0" w:color="E0E0E0"/>
            </w:tcBorders>
            <w:shd w:val="clear" w:color="auto" w:fill="FFFFFF"/>
          </w:tcPr>
          <w:p w14:paraId="5B05370D"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14:paraId="721DDA4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.141</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14:paraId="7E4C50A6"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14:paraId="50BEF59A"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48E0F42E"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.807</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14:paraId="79045D60"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14:paraId="377F35D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.242</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14:paraId="26407C34"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14:paraId="12E9923D"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259BDC3E"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-.005</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675D053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.409</w:t>
            </w:r>
          </w:p>
        </w:tc>
        <w:tc>
          <w:tcPr>
            <w:tcW w:w="720" w:type="dxa"/>
            <w:tcBorders>
              <w:top w:val="single" w:sz="8" w:space="0" w:color="AEAEAE"/>
              <w:left w:val="single" w:sz="8" w:space="0" w:color="E0E0E0"/>
              <w:bottom w:val="single" w:sz="8" w:space="0" w:color="AEAEAE"/>
              <w:right w:val="nil"/>
            </w:tcBorders>
            <w:shd w:val="clear" w:color="auto" w:fill="FFFFFF"/>
          </w:tcPr>
          <w:p w14:paraId="769D44B9"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2.447</w:t>
            </w:r>
          </w:p>
        </w:tc>
      </w:tr>
      <w:tr w:rsidR="00147443" w:rsidRPr="00544818" w14:paraId="7B0249E7" w14:textId="77777777" w:rsidTr="00147443">
        <w:trPr>
          <w:cantSplit/>
        </w:trPr>
        <w:tc>
          <w:tcPr>
            <w:tcW w:w="40" w:type="dxa"/>
            <w:vMerge/>
            <w:tcBorders>
              <w:top w:val="single" w:sz="8" w:space="0" w:color="152935"/>
              <w:left w:val="nil"/>
              <w:bottom w:val="single" w:sz="8" w:space="0" w:color="152935"/>
              <w:right w:val="nil"/>
            </w:tcBorders>
            <w:shd w:val="clear" w:color="auto" w:fill="E0E0E0"/>
          </w:tcPr>
          <w:p w14:paraId="7D038733" w14:textId="77777777"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14:paraId="0B66BBA6"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GENERAL</w:t>
            </w:r>
          </w:p>
        </w:tc>
        <w:tc>
          <w:tcPr>
            <w:tcW w:w="860" w:type="dxa"/>
            <w:tcBorders>
              <w:top w:val="single" w:sz="8" w:space="0" w:color="AEAEAE"/>
              <w:left w:val="nil"/>
              <w:bottom w:val="single" w:sz="8" w:space="0" w:color="AEAEAE"/>
              <w:right w:val="single" w:sz="8" w:space="0" w:color="E0E0E0"/>
            </w:tcBorders>
            <w:shd w:val="clear" w:color="auto" w:fill="FFFFFF"/>
          </w:tcPr>
          <w:p w14:paraId="7F397630"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5.826</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14:paraId="5A781A0E"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14:paraId="4C8C666C"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.336</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14:paraId="4142272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14.264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21E609C5"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14:paraId="1111A04A"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5.024</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14:paraId="6C3EE290"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6.627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14:paraId="4386AA8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.385</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14:paraId="204976A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3D58DA0D"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14B1FD37"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.877</w:t>
            </w:r>
          </w:p>
        </w:tc>
        <w:tc>
          <w:tcPr>
            <w:tcW w:w="720" w:type="dxa"/>
            <w:tcBorders>
              <w:top w:val="single" w:sz="8" w:space="0" w:color="AEAEAE"/>
              <w:left w:val="single" w:sz="8" w:space="0" w:color="E0E0E0"/>
              <w:bottom w:val="single" w:sz="8" w:space="0" w:color="AEAEAE"/>
              <w:right w:val="nil"/>
            </w:tcBorders>
            <w:shd w:val="clear" w:color="auto" w:fill="FFFFFF"/>
          </w:tcPr>
          <w:p w14:paraId="0B4BEE51"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1.140</w:t>
            </w:r>
          </w:p>
        </w:tc>
      </w:tr>
      <w:tr w:rsidR="00147443" w:rsidRPr="00544818" w14:paraId="07FFAA4B" w14:textId="77777777" w:rsidTr="00147443">
        <w:trPr>
          <w:cantSplit/>
        </w:trPr>
        <w:tc>
          <w:tcPr>
            <w:tcW w:w="40" w:type="dxa"/>
            <w:vMerge/>
            <w:tcBorders>
              <w:top w:val="single" w:sz="8" w:space="0" w:color="152935"/>
              <w:left w:val="nil"/>
              <w:bottom w:val="single" w:sz="8" w:space="0" w:color="152935"/>
              <w:right w:val="nil"/>
            </w:tcBorders>
            <w:shd w:val="clear" w:color="auto" w:fill="E0E0E0"/>
          </w:tcPr>
          <w:p w14:paraId="21DA10C4" w14:textId="77777777"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14:paraId="45C1EDC5"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GYEAR</w:t>
            </w:r>
          </w:p>
        </w:tc>
        <w:tc>
          <w:tcPr>
            <w:tcW w:w="860" w:type="dxa"/>
            <w:tcBorders>
              <w:top w:val="single" w:sz="8" w:space="0" w:color="AEAEAE"/>
              <w:left w:val="nil"/>
              <w:bottom w:val="single" w:sz="8" w:space="0" w:color="AEAEAE"/>
              <w:right w:val="single" w:sz="8" w:space="0" w:color="E0E0E0"/>
            </w:tcBorders>
            <w:shd w:val="clear" w:color="auto" w:fill="FFFFFF"/>
          </w:tcPr>
          <w:p w14:paraId="3BCB6BBE"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-.474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14:paraId="05F13550"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.147</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14:paraId="1196F703"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-.112</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14:paraId="678EE35D"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-3.232</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6FB5463E"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.001</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14:paraId="1854A21A"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-.762</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14:paraId="01DB7061"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-.187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14:paraId="5A72DDCD"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14:paraId="03B3F3E5"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29A04A5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054FF320"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.406</w:t>
            </w:r>
          </w:p>
        </w:tc>
        <w:tc>
          <w:tcPr>
            <w:tcW w:w="720" w:type="dxa"/>
            <w:tcBorders>
              <w:top w:val="single" w:sz="8" w:space="0" w:color="AEAEAE"/>
              <w:left w:val="single" w:sz="8" w:space="0" w:color="E0E0E0"/>
              <w:bottom w:val="single" w:sz="8" w:space="0" w:color="AEAEAE"/>
              <w:right w:val="nil"/>
            </w:tcBorders>
            <w:shd w:val="clear" w:color="auto" w:fill="FFFFFF"/>
          </w:tcPr>
          <w:p w14:paraId="672EC31A"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2.461</w:t>
            </w:r>
          </w:p>
        </w:tc>
      </w:tr>
      <w:tr w:rsidR="00147443" w:rsidRPr="00544818" w14:paraId="7EF134FC" w14:textId="77777777" w:rsidTr="00147443">
        <w:trPr>
          <w:cantSplit/>
        </w:trPr>
        <w:tc>
          <w:tcPr>
            <w:tcW w:w="40" w:type="dxa"/>
            <w:vMerge/>
            <w:tcBorders>
              <w:top w:val="single" w:sz="8" w:space="0" w:color="152935"/>
              <w:left w:val="nil"/>
              <w:bottom w:val="single" w:sz="8" w:space="0" w:color="152935"/>
              <w:right w:val="nil"/>
            </w:tcBorders>
            <w:shd w:val="clear" w:color="auto" w:fill="E0E0E0"/>
          </w:tcPr>
          <w:p w14:paraId="7634BDA9" w14:textId="77777777"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14:paraId="605CE1FF"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ORIGINAL</w:t>
            </w:r>
          </w:p>
        </w:tc>
        <w:tc>
          <w:tcPr>
            <w:tcW w:w="860" w:type="dxa"/>
            <w:tcBorders>
              <w:top w:val="single" w:sz="8" w:space="0" w:color="AEAEAE"/>
              <w:left w:val="nil"/>
              <w:bottom w:val="single" w:sz="8" w:space="0" w:color="AEAEAE"/>
              <w:right w:val="single" w:sz="8" w:space="0" w:color="E0E0E0"/>
            </w:tcBorders>
            <w:shd w:val="clear" w:color="auto" w:fill="FFFFFF"/>
          </w:tcPr>
          <w:p w14:paraId="6656D92A"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-1.001</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14:paraId="2CD5FED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.374</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14:paraId="289D7A9C"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-.061</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14:paraId="3C756E9D"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002162DE"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14:paraId="1BDA8C5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-1.735</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14:paraId="2A47514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14:paraId="0D051CC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.007</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14:paraId="182EDDC9"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58FF1E6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-.059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4E3EC3C4"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.938</w:t>
            </w:r>
          </w:p>
        </w:tc>
        <w:tc>
          <w:tcPr>
            <w:tcW w:w="720" w:type="dxa"/>
            <w:tcBorders>
              <w:top w:val="single" w:sz="8" w:space="0" w:color="AEAEAE"/>
              <w:left w:val="single" w:sz="8" w:space="0" w:color="E0E0E0"/>
              <w:bottom w:val="single" w:sz="8" w:space="0" w:color="AEAEAE"/>
              <w:right w:val="nil"/>
            </w:tcBorders>
            <w:shd w:val="clear" w:color="auto" w:fill="FFFFFF"/>
          </w:tcPr>
          <w:p w14:paraId="58E90853"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1.066</w:t>
            </w:r>
          </w:p>
        </w:tc>
      </w:tr>
      <w:tr w:rsidR="00147443" w:rsidRPr="00544818" w14:paraId="1E63F345" w14:textId="77777777" w:rsidTr="00147443">
        <w:trPr>
          <w:cantSplit/>
        </w:trPr>
        <w:tc>
          <w:tcPr>
            <w:tcW w:w="40" w:type="dxa"/>
            <w:vMerge/>
            <w:tcBorders>
              <w:top w:val="single" w:sz="8" w:space="0" w:color="152935"/>
              <w:left w:val="nil"/>
              <w:bottom w:val="single" w:sz="8" w:space="0" w:color="152935"/>
              <w:right w:val="nil"/>
            </w:tcBorders>
            <w:shd w:val="clear" w:color="auto" w:fill="E0E0E0"/>
          </w:tcPr>
          <w:p w14:paraId="068AA9C7" w14:textId="77777777"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14:paraId="109FDF15"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SECDLWBD</w:t>
            </w:r>
          </w:p>
        </w:tc>
        <w:tc>
          <w:tcPr>
            <w:tcW w:w="860" w:type="dxa"/>
            <w:tcBorders>
              <w:top w:val="single" w:sz="8" w:space="0" w:color="AEAEAE"/>
              <w:left w:val="nil"/>
              <w:bottom w:val="single" w:sz="8" w:space="0" w:color="AEAEAE"/>
              <w:right w:val="single" w:sz="8" w:space="0" w:color="E0E0E0"/>
            </w:tcBorders>
            <w:shd w:val="clear" w:color="auto" w:fill="FFFFFF"/>
          </w:tcPr>
          <w:p w14:paraId="603DED69"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-3.184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14:paraId="42C9CB9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2.330</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14:paraId="5294D9D1"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14:paraId="3374FEF8"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-1.367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2A6633F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.172</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14:paraId="2DE4ED64"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-7.753</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14:paraId="4273DA90"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1.385</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14:paraId="719499D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-.039</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14:paraId="6CDF54B3"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4EC157D4"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-.030</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6A534325"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720" w:type="dxa"/>
            <w:tcBorders>
              <w:top w:val="single" w:sz="8" w:space="0" w:color="AEAEAE"/>
              <w:left w:val="single" w:sz="8" w:space="0" w:color="E0E0E0"/>
              <w:bottom w:val="single" w:sz="8" w:space="0" w:color="AEAEAE"/>
              <w:right w:val="nil"/>
            </w:tcBorders>
            <w:shd w:val="clear" w:color="auto" w:fill="FFFFFF"/>
          </w:tcPr>
          <w:p w14:paraId="1743C83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60.138</w:t>
            </w:r>
          </w:p>
        </w:tc>
      </w:tr>
      <w:tr w:rsidR="00147443" w:rsidRPr="00544818" w14:paraId="1810A877" w14:textId="77777777" w:rsidTr="00147443">
        <w:trPr>
          <w:cantSplit/>
        </w:trPr>
        <w:tc>
          <w:tcPr>
            <w:tcW w:w="40" w:type="dxa"/>
            <w:vMerge/>
            <w:tcBorders>
              <w:top w:val="single" w:sz="8" w:space="0" w:color="152935"/>
              <w:left w:val="nil"/>
              <w:bottom w:val="single" w:sz="8" w:space="0" w:color="152935"/>
              <w:right w:val="nil"/>
            </w:tcBorders>
            <w:shd w:val="clear" w:color="auto" w:fill="E0E0E0"/>
          </w:tcPr>
          <w:p w14:paraId="7B784E04" w14:textId="77777777"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14:paraId="5155F93F"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SECDUPBD</w:t>
            </w:r>
          </w:p>
        </w:tc>
        <w:tc>
          <w:tcPr>
            <w:tcW w:w="860" w:type="dxa"/>
            <w:tcBorders>
              <w:top w:val="single" w:sz="8" w:space="0" w:color="AEAEAE"/>
              <w:left w:val="nil"/>
              <w:bottom w:val="single" w:sz="8" w:space="0" w:color="AEAEAE"/>
              <w:right w:val="single" w:sz="8" w:space="0" w:color="E0E0E0"/>
            </w:tcBorders>
            <w:shd w:val="clear" w:color="auto" w:fill="FFFFFF"/>
          </w:tcPr>
          <w:p w14:paraId="6A47C139"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3.049</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14:paraId="5DCC91A7"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2.274</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14:paraId="0BFCADB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.229</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14:paraId="77A18E49"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1.341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0BDC7EE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.180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14:paraId="24FE4668"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14:paraId="49DFC45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7.509</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14:paraId="287D3A05"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14:paraId="67278C8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7348335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.030</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33E7B328"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720" w:type="dxa"/>
            <w:tcBorders>
              <w:top w:val="single" w:sz="8" w:space="0" w:color="AEAEAE"/>
              <w:left w:val="single" w:sz="8" w:space="0" w:color="E0E0E0"/>
              <w:bottom w:val="single" w:sz="8" w:space="0" w:color="AEAEAE"/>
              <w:right w:val="nil"/>
            </w:tcBorders>
            <w:shd w:val="clear" w:color="auto" w:fill="FFFFFF"/>
          </w:tcPr>
          <w:p w14:paraId="5AD0D1E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59.861</w:t>
            </w:r>
          </w:p>
        </w:tc>
      </w:tr>
      <w:tr w:rsidR="00147443" w:rsidRPr="00544818" w14:paraId="641B84B1" w14:textId="77777777" w:rsidTr="00147443">
        <w:trPr>
          <w:cantSplit/>
        </w:trPr>
        <w:tc>
          <w:tcPr>
            <w:tcW w:w="40" w:type="dxa"/>
            <w:vMerge/>
            <w:tcBorders>
              <w:top w:val="single" w:sz="8" w:space="0" w:color="152935"/>
              <w:left w:val="nil"/>
              <w:bottom w:val="single" w:sz="8" w:space="0" w:color="152935"/>
              <w:right w:val="nil"/>
            </w:tcBorders>
            <w:shd w:val="clear" w:color="auto" w:fill="E0E0E0"/>
          </w:tcPr>
          <w:p w14:paraId="521B9D25" w14:textId="77777777"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14:paraId="08686BF6"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SELFCTLB</w:t>
            </w:r>
          </w:p>
        </w:tc>
        <w:tc>
          <w:tcPr>
            <w:tcW w:w="860" w:type="dxa"/>
            <w:tcBorders>
              <w:top w:val="single" w:sz="8" w:space="0" w:color="AEAEAE"/>
              <w:left w:val="nil"/>
              <w:bottom w:val="single" w:sz="8" w:space="0" w:color="AEAEAE"/>
              <w:right w:val="single" w:sz="8" w:space="0" w:color="E0E0E0"/>
            </w:tcBorders>
            <w:shd w:val="clear" w:color="auto" w:fill="FFFFFF"/>
          </w:tcPr>
          <w:p w14:paraId="290275D7"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-1.653</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14:paraId="5E6F78C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2.138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14:paraId="7579ECB8"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14:paraId="617B3B0A"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-.773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4F94D390"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.440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14:paraId="1B85087E"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-5.847</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14:paraId="59A380B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2.541</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14:paraId="708D0BF8"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-.007</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14:paraId="6E112B18"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23AF1741"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14:paraId="0F1BE2D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.048</w:t>
            </w:r>
          </w:p>
        </w:tc>
        <w:tc>
          <w:tcPr>
            <w:tcW w:w="720" w:type="dxa"/>
            <w:tcBorders>
              <w:top w:val="single" w:sz="8" w:space="0" w:color="AEAEAE"/>
              <w:left w:val="single" w:sz="8" w:space="0" w:color="E0E0E0"/>
              <w:bottom w:val="single" w:sz="8" w:space="0" w:color="AEAEAE"/>
              <w:right w:val="nil"/>
            </w:tcBorders>
            <w:shd w:val="clear" w:color="auto" w:fill="FFFFFF"/>
          </w:tcPr>
          <w:p w14:paraId="3BDB38B6"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21.015</w:t>
            </w:r>
          </w:p>
        </w:tc>
      </w:tr>
      <w:tr w:rsidR="00147443" w:rsidRPr="00544818" w14:paraId="6E86146C" w14:textId="77777777" w:rsidTr="00147443">
        <w:trPr>
          <w:cantSplit/>
        </w:trPr>
        <w:tc>
          <w:tcPr>
            <w:tcW w:w="40" w:type="dxa"/>
            <w:vMerge/>
            <w:tcBorders>
              <w:top w:val="single" w:sz="8" w:space="0" w:color="152935"/>
              <w:left w:val="nil"/>
              <w:bottom w:val="single" w:sz="8" w:space="0" w:color="152935"/>
              <w:right w:val="nil"/>
            </w:tcBorders>
            <w:shd w:val="clear" w:color="auto" w:fill="E0E0E0"/>
          </w:tcPr>
          <w:p w14:paraId="0EBE6DB2" w14:textId="77777777"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152935"/>
              <w:right w:val="nil"/>
            </w:tcBorders>
            <w:shd w:val="clear" w:color="auto" w:fill="E0E0E0"/>
          </w:tcPr>
          <w:p w14:paraId="3A82EEA7" w14:textId="77777777"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SELFCTUB</w:t>
            </w:r>
          </w:p>
        </w:tc>
        <w:tc>
          <w:tcPr>
            <w:tcW w:w="860" w:type="dxa"/>
            <w:tcBorders>
              <w:top w:val="single" w:sz="8" w:space="0" w:color="AEAEAE"/>
              <w:left w:val="nil"/>
              <w:bottom w:val="single" w:sz="8" w:space="0" w:color="152935"/>
              <w:right w:val="single" w:sz="8" w:space="0" w:color="E0E0E0"/>
            </w:tcBorders>
            <w:shd w:val="clear" w:color="auto" w:fill="FFFFFF"/>
          </w:tcPr>
          <w:p w14:paraId="4C0A3DD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1.188</w:t>
            </w:r>
          </w:p>
        </w:tc>
        <w:tc>
          <w:tcPr>
            <w:tcW w:w="720" w:type="dxa"/>
            <w:tcBorders>
              <w:top w:val="single" w:sz="8" w:space="0" w:color="AEAEAE"/>
              <w:left w:val="single" w:sz="8" w:space="0" w:color="E0E0E0"/>
              <w:bottom w:val="single" w:sz="8" w:space="0" w:color="152935"/>
              <w:right w:val="single" w:sz="8" w:space="0" w:color="E0E0E0"/>
            </w:tcBorders>
            <w:shd w:val="clear" w:color="auto" w:fill="FFFFFF"/>
          </w:tcPr>
          <w:p w14:paraId="3FF3D572"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1.968</w:t>
            </w:r>
          </w:p>
        </w:tc>
        <w:tc>
          <w:tcPr>
            <w:tcW w:w="649" w:type="dxa"/>
            <w:tcBorders>
              <w:top w:val="single" w:sz="8" w:space="0" w:color="AEAEAE"/>
              <w:left w:val="single" w:sz="8" w:space="0" w:color="E0E0E0"/>
              <w:bottom w:val="single" w:sz="8" w:space="0" w:color="152935"/>
              <w:right w:val="single" w:sz="8" w:space="0" w:color="E0E0E0"/>
            </w:tcBorders>
            <w:shd w:val="clear" w:color="auto" w:fill="FFFFFF"/>
          </w:tcPr>
          <w:p w14:paraId="08505CEB"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.060</w:t>
            </w:r>
          </w:p>
        </w:tc>
        <w:tc>
          <w:tcPr>
            <w:tcW w:w="701" w:type="dxa"/>
            <w:tcBorders>
              <w:top w:val="single" w:sz="8" w:space="0" w:color="AEAEAE"/>
              <w:left w:val="single" w:sz="8" w:space="0" w:color="E0E0E0"/>
              <w:bottom w:val="single" w:sz="8" w:space="0" w:color="152935"/>
              <w:right w:val="single" w:sz="8" w:space="0" w:color="E0E0E0"/>
            </w:tcBorders>
            <w:shd w:val="clear" w:color="auto" w:fill="FFFFFF"/>
          </w:tcPr>
          <w:p w14:paraId="0E09696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.604</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14:paraId="1A1E746F"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.546</w:t>
            </w:r>
          </w:p>
        </w:tc>
        <w:tc>
          <w:tcPr>
            <w:tcW w:w="881" w:type="dxa"/>
            <w:tcBorders>
              <w:top w:val="single" w:sz="8" w:space="0" w:color="AEAEAE"/>
              <w:left w:val="single" w:sz="8" w:space="0" w:color="E0E0E0"/>
              <w:bottom w:val="single" w:sz="8" w:space="0" w:color="152935"/>
              <w:right w:val="single" w:sz="8" w:space="0" w:color="E0E0E0"/>
            </w:tcBorders>
            <w:shd w:val="clear" w:color="auto" w:fill="FFFFFF"/>
          </w:tcPr>
          <w:p w14:paraId="1D658724"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-2.672</w:t>
            </w:r>
          </w:p>
        </w:tc>
        <w:tc>
          <w:tcPr>
            <w:tcW w:w="900" w:type="dxa"/>
            <w:tcBorders>
              <w:top w:val="single" w:sz="8" w:space="0" w:color="AEAEAE"/>
              <w:left w:val="single" w:sz="8" w:space="0" w:color="E0E0E0"/>
              <w:bottom w:val="single" w:sz="8" w:space="0" w:color="152935"/>
              <w:right w:val="single" w:sz="8" w:space="0" w:color="E0E0E0"/>
            </w:tcBorders>
            <w:shd w:val="clear" w:color="auto" w:fill="FFFFFF"/>
          </w:tcPr>
          <w:p w14:paraId="5AFE2820"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5.047</w:t>
            </w:r>
          </w:p>
        </w:tc>
        <w:tc>
          <w:tcPr>
            <w:tcW w:w="559" w:type="dxa"/>
            <w:tcBorders>
              <w:top w:val="single" w:sz="8" w:space="0" w:color="AEAEAE"/>
              <w:left w:val="single" w:sz="8" w:space="0" w:color="E0E0E0"/>
              <w:bottom w:val="single" w:sz="8" w:space="0" w:color="152935"/>
              <w:right w:val="single" w:sz="8" w:space="0" w:color="E0E0E0"/>
            </w:tcBorders>
            <w:shd w:val="clear" w:color="auto" w:fill="FFFFFF"/>
          </w:tcPr>
          <w:p w14:paraId="6356285E"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-.010</w:t>
            </w:r>
          </w:p>
        </w:tc>
        <w:tc>
          <w:tcPr>
            <w:tcW w:w="630" w:type="dxa"/>
            <w:tcBorders>
              <w:top w:val="single" w:sz="8" w:space="0" w:color="AEAEAE"/>
              <w:left w:val="single" w:sz="8" w:space="0" w:color="E0E0E0"/>
              <w:bottom w:val="single" w:sz="8" w:space="0" w:color="152935"/>
              <w:right w:val="single" w:sz="8" w:space="0" w:color="E0E0E0"/>
            </w:tcBorders>
            <w:shd w:val="clear" w:color="auto" w:fill="FFFFFF"/>
          </w:tcPr>
          <w:p w14:paraId="7B5788B1"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.015</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14:paraId="6823F9BD"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.013</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14:paraId="4730C936"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.049</w:t>
            </w:r>
          </w:p>
        </w:tc>
        <w:tc>
          <w:tcPr>
            <w:tcW w:w="720" w:type="dxa"/>
            <w:tcBorders>
              <w:top w:val="single" w:sz="8" w:space="0" w:color="AEAEAE"/>
              <w:left w:val="single" w:sz="8" w:space="0" w:color="E0E0E0"/>
              <w:bottom w:val="single" w:sz="8" w:space="0" w:color="152935"/>
              <w:right w:val="nil"/>
            </w:tcBorders>
            <w:shd w:val="clear" w:color="auto" w:fill="FFFFFF"/>
          </w:tcPr>
          <w:p w14:paraId="35A3F8A1" w14:textId="77777777"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20.547</w:t>
            </w:r>
          </w:p>
        </w:tc>
      </w:tr>
      <w:tr w:rsidR="00544818" w:rsidRPr="00544818" w14:paraId="790089EA" w14:textId="77777777" w:rsidTr="00147443">
        <w:trPr>
          <w:cantSplit/>
        </w:trPr>
        <w:tc>
          <w:tcPr>
            <w:tcW w:w="9360" w:type="dxa"/>
            <w:gridSpan w:val="14"/>
            <w:tcBorders>
              <w:top w:val="nil"/>
              <w:left w:val="nil"/>
              <w:bottom w:val="nil"/>
              <w:right w:val="nil"/>
            </w:tcBorders>
            <w:shd w:val="clear" w:color="auto" w:fill="FFFFFF"/>
          </w:tcPr>
          <w:p w14:paraId="28CA6E91" w14:textId="77777777" w:rsidR="00544818" w:rsidRPr="00544818" w:rsidRDefault="00544818" w:rsidP="00544818">
            <w:pPr>
              <w:autoSpaceDE w:val="0"/>
              <w:autoSpaceDN w:val="0"/>
              <w:adjustRightInd w:val="0"/>
              <w:spacing w:after="0" w:line="320" w:lineRule="atLeast"/>
              <w:ind w:left="60" w:right="60"/>
              <w:rPr>
                <w:rFonts w:ascii="Arial" w:hAnsi="Arial" w:cs="Arial"/>
                <w:color w:val="010205"/>
                <w:sz w:val="16"/>
                <w:szCs w:val="16"/>
              </w:rPr>
            </w:pPr>
            <w:r w:rsidRPr="00544818">
              <w:rPr>
                <w:rFonts w:ascii="Arial" w:hAnsi="Arial" w:cs="Arial"/>
                <w:color w:val="010205"/>
                <w:sz w:val="16"/>
                <w:szCs w:val="16"/>
              </w:rPr>
              <w:t>a. Dependent Variable: CRECEIVE</w:t>
            </w:r>
          </w:p>
        </w:tc>
      </w:tr>
    </w:tbl>
    <w:p w14:paraId="24B7BCA9" w14:textId="77777777" w:rsidR="00544818" w:rsidRPr="00544818" w:rsidRDefault="00544818" w:rsidP="00544818">
      <w:pPr>
        <w:autoSpaceDE w:val="0"/>
        <w:autoSpaceDN w:val="0"/>
        <w:adjustRightInd w:val="0"/>
        <w:spacing w:after="0" w:line="400" w:lineRule="atLeast"/>
        <w:rPr>
          <w:rFonts w:ascii="Times New Roman" w:hAnsi="Times New Roman" w:cs="Times New Roman"/>
          <w:sz w:val="24"/>
          <w:szCs w:val="24"/>
        </w:rPr>
      </w:pPr>
    </w:p>
    <w:p w14:paraId="37CD738A" w14:textId="77777777" w:rsidR="00544818" w:rsidRDefault="00F80543" w:rsidP="00F805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w:t>
      </w:r>
      <w:r>
        <w:rPr>
          <w:rFonts w:ascii="Times New Roman" w:hAnsi="Times New Roman" w:cs="Times New Roman"/>
          <w:sz w:val="24"/>
          <w:szCs w:val="24"/>
        </w:rPr>
        <w:lastRenderedPageBreak/>
        <w:t xml:space="preserve">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14:paraId="5FD64E4C" w14:textId="77777777"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0</w:t>
      </w:r>
      <w:r w:rsidR="00A73228">
        <w:rPr>
          <w:rFonts w:ascii="Times New Roman" w:hAnsi="Times New Roman" w:cs="Times New Roman"/>
          <w:sz w:val="24"/>
          <w:szCs w:val="24"/>
        </w:rPr>
        <w:t xml:space="preserve"> shows the casewise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14:paraId="3B86994B" w14:textId="77777777"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0</w:t>
      </w:r>
    </w:p>
    <w:p w14:paraId="35B3AA5D" w14:textId="77777777" w:rsidR="00DD7D21" w:rsidRPr="00DD7D21" w:rsidRDefault="00DD7D21" w:rsidP="00DD7D21">
      <w:pPr>
        <w:spacing w:after="0" w:line="480" w:lineRule="auto"/>
        <w:rPr>
          <w:rFonts w:ascii="Times New Roman" w:hAnsi="Times New Roman" w:cs="Times New Roman"/>
          <w:sz w:val="24"/>
          <w:szCs w:val="24"/>
        </w:rPr>
      </w:pPr>
      <w:r>
        <w:rPr>
          <w:rFonts w:ascii="Times New Roman" w:hAnsi="Times New Roman" w:cs="Times New Roman"/>
          <w:sz w:val="24"/>
          <w:szCs w:val="24"/>
        </w:rPr>
        <w:t>Casewise Diagnostics</w:t>
      </w:r>
    </w:p>
    <w:tbl>
      <w:tblPr>
        <w:tblW w:w="6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83"/>
        <w:gridCol w:w="1423"/>
        <w:gridCol w:w="1224"/>
        <w:gridCol w:w="1469"/>
        <w:gridCol w:w="1055"/>
      </w:tblGrid>
      <w:tr w:rsidR="00DD7D21" w:rsidRPr="00DD7D21" w14:paraId="46C172D7" w14:textId="77777777" w:rsidTr="00DD7D21">
        <w:trPr>
          <w:cantSplit/>
        </w:trPr>
        <w:tc>
          <w:tcPr>
            <w:tcW w:w="1483" w:type="dxa"/>
            <w:tcBorders>
              <w:top w:val="nil"/>
              <w:left w:val="nil"/>
              <w:bottom w:val="single" w:sz="8" w:space="0" w:color="152935"/>
              <w:right w:val="nil"/>
            </w:tcBorders>
            <w:shd w:val="clear" w:color="auto" w:fill="FFFFFF"/>
            <w:vAlign w:val="bottom"/>
          </w:tcPr>
          <w:p w14:paraId="489B7CA3"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Case Number</w:t>
            </w:r>
          </w:p>
        </w:tc>
        <w:tc>
          <w:tcPr>
            <w:tcW w:w="1423" w:type="dxa"/>
            <w:tcBorders>
              <w:top w:val="nil"/>
              <w:left w:val="nil"/>
              <w:bottom w:val="single" w:sz="8" w:space="0" w:color="152935"/>
              <w:right w:val="single" w:sz="8" w:space="0" w:color="E0E0E0"/>
            </w:tcBorders>
            <w:shd w:val="clear" w:color="auto" w:fill="FFFFFF"/>
            <w:vAlign w:val="bottom"/>
          </w:tcPr>
          <w:p w14:paraId="100964AA" w14:textId="77777777"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Std. Residual</w:t>
            </w:r>
          </w:p>
        </w:tc>
        <w:tc>
          <w:tcPr>
            <w:tcW w:w="1224" w:type="dxa"/>
            <w:tcBorders>
              <w:top w:val="nil"/>
              <w:left w:val="single" w:sz="8" w:space="0" w:color="E0E0E0"/>
              <w:bottom w:val="single" w:sz="8" w:space="0" w:color="152935"/>
              <w:right w:val="single" w:sz="8" w:space="0" w:color="E0E0E0"/>
            </w:tcBorders>
            <w:shd w:val="clear" w:color="auto" w:fill="FFFFFF"/>
            <w:vAlign w:val="bottom"/>
          </w:tcPr>
          <w:p w14:paraId="5367935E" w14:textId="77777777"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CRECEIVE</w:t>
            </w:r>
          </w:p>
        </w:tc>
        <w:tc>
          <w:tcPr>
            <w:tcW w:w="1469" w:type="dxa"/>
            <w:tcBorders>
              <w:top w:val="nil"/>
              <w:left w:val="single" w:sz="8" w:space="0" w:color="E0E0E0"/>
              <w:bottom w:val="single" w:sz="8" w:space="0" w:color="152935"/>
              <w:right w:val="single" w:sz="8" w:space="0" w:color="E0E0E0"/>
            </w:tcBorders>
            <w:shd w:val="clear" w:color="auto" w:fill="FFFFFF"/>
            <w:vAlign w:val="bottom"/>
          </w:tcPr>
          <w:p w14:paraId="478D4D2C" w14:textId="77777777"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Predicted Value</w:t>
            </w:r>
          </w:p>
        </w:tc>
        <w:tc>
          <w:tcPr>
            <w:tcW w:w="1055" w:type="dxa"/>
            <w:tcBorders>
              <w:top w:val="nil"/>
              <w:left w:val="single" w:sz="8" w:space="0" w:color="E0E0E0"/>
              <w:bottom w:val="single" w:sz="8" w:space="0" w:color="152935"/>
              <w:right w:val="nil"/>
            </w:tcBorders>
            <w:shd w:val="clear" w:color="auto" w:fill="FFFFFF"/>
            <w:vAlign w:val="bottom"/>
          </w:tcPr>
          <w:p w14:paraId="12D66A87" w14:textId="77777777"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Residual</w:t>
            </w:r>
          </w:p>
        </w:tc>
      </w:tr>
      <w:tr w:rsidR="00DD7D21" w:rsidRPr="00DD7D21" w14:paraId="18BF5A06" w14:textId="77777777" w:rsidTr="00DD7D21">
        <w:trPr>
          <w:cantSplit/>
        </w:trPr>
        <w:tc>
          <w:tcPr>
            <w:tcW w:w="1483" w:type="dxa"/>
            <w:tcBorders>
              <w:top w:val="single" w:sz="8" w:space="0" w:color="152935"/>
              <w:left w:val="nil"/>
              <w:bottom w:val="single" w:sz="8" w:space="0" w:color="AEAEAE"/>
              <w:right w:val="nil"/>
            </w:tcBorders>
            <w:shd w:val="clear" w:color="auto" w:fill="E0E0E0"/>
          </w:tcPr>
          <w:p w14:paraId="065F8BFC"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30</w:t>
            </w:r>
          </w:p>
        </w:tc>
        <w:tc>
          <w:tcPr>
            <w:tcW w:w="1423" w:type="dxa"/>
            <w:tcBorders>
              <w:top w:val="single" w:sz="8" w:space="0" w:color="152935"/>
              <w:left w:val="nil"/>
              <w:bottom w:val="single" w:sz="8" w:space="0" w:color="AEAEAE"/>
              <w:right w:val="single" w:sz="8" w:space="0" w:color="E0E0E0"/>
            </w:tcBorders>
            <w:shd w:val="clear" w:color="auto" w:fill="FFFFFF"/>
          </w:tcPr>
          <w:p w14:paraId="1A89E8EA"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3.911</w:t>
            </w:r>
          </w:p>
        </w:tc>
        <w:tc>
          <w:tcPr>
            <w:tcW w:w="1224" w:type="dxa"/>
            <w:tcBorders>
              <w:top w:val="single" w:sz="8" w:space="0" w:color="152935"/>
              <w:left w:val="single" w:sz="8" w:space="0" w:color="E0E0E0"/>
              <w:bottom w:val="single" w:sz="8" w:space="0" w:color="AEAEAE"/>
              <w:right w:val="single" w:sz="8" w:space="0" w:color="E0E0E0"/>
            </w:tcBorders>
            <w:shd w:val="clear" w:color="auto" w:fill="FFFFFF"/>
          </w:tcPr>
          <w:p w14:paraId="37B90C7C"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23</w:t>
            </w:r>
          </w:p>
        </w:tc>
        <w:tc>
          <w:tcPr>
            <w:tcW w:w="1469" w:type="dxa"/>
            <w:tcBorders>
              <w:top w:val="single" w:sz="8" w:space="0" w:color="152935"/>
              <w:left w:val="single" w:sz="8" w:space="0" w:color="E0E0E0"/>
              <w:bottom w:val="single" w:sz="8" w:space="0" w:color="AEAEAE"/>
              <w:right w:val="single" w:sz="8" w:space="0" w:color="E0E0E0"/>
            </w:tcBorders>
            <w:shd w:val="clear" w:color="auto" w:fill="FFFFFF"/>
          </w:tcPr>
          <w:p w14:paraId="5120C2B8"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6.98</w:t>
            </w:r>
          </w:p>
        </w:tc>
        <w:tc>
          <w:tcPr>
            <w:tcW w:w="1055" w:type="dxa"/>
            <w:tcBorders>
              <w:top w:val="single" w:sz="8" w:space="0" w:color="152935"/>
              <w:left w:val="single" w:sz="8" w:space="0" w:color="E0E0E0"/>
              <w:bottom w:val="single" w:sz="8" w:space="0" w:color="AEAEAE"/>
              <w:right w:val="nil"/>
            </w:tcBorders>
            <w:shd w:val="clear" w:color="auto" w:fill="FFFFFF"/>
          </w:tcPr>
          <w:p w14:paraId="70DAE63B"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16.024</w:t>
            </w:r>
          </w:p>
        </w:tc>
      </w:tr>
      <w:tr w:rsidR="00DD7D21" w:rsidRPr="00DD7D21" w14:paraId="4BCFADA1"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7FED63EE"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153</w:t>
            </w:r>
          </w:p>
        </w:tc>
        <w:tc>
          <w:tcPr>
            <w:tcW w:w="1423" w:type="dxa"/>
            <w:tcBorders>
              <w:top w:val="single" w:sz="8" w:space="0" w:color="AEAEAE"/>
              <w:left w:val="nil"/>
              <w:bottom w:val="single" w:sz="8" w:space="0" w:color="AEAEAE"/>
              <w:right w:val="single" w:sz="8" w:space="0" w:color="E0E0E0"/>
            </w:tcBorders>
            <w:shd w:val="clear" w:color="auto" w:fill="FFFFFF"/>
          </w:tcPr>
          <w:p w14:paraId="511F93CD"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6.131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43760081"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20FE3752"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6.88</w:t>
            </w:r>
          </w:p>
        </w:tc>
        <w:tc>
          <w:tcPr>
            <w:tcW w:w="1055" w:type="dxa"/>
            <w:tcBorders>
              <w:top w:val="single" w:sz="8" w:space="0" w:color="AEAEAE"/>
              <w:left w:val="single" w:sz="8" w:space="0" w:color="E0E0E0"/>
              <w:bottom w:val="single" w:sz="8" w:space="0" w:color="AEAEAE"/>
              <w:right w:val="nil"/>
            </w:tcBorders>
            <w:shd w:val="clear" w:color="auto" w:fill="FFFFFF"/>
          </w:tcPr>
          <w:p w14:paraId="539D1230"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25.125</w:t>
            </w:r>
          </w:p>
        </w:tc>
      </w:tr>
      <w:tr w:rsidR="00DD7D21" w:rsidRPr="00DD7D21" w14:paraId="2635DEC9"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7944CC6E"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202</w:t>
            </w:r>
          </w:p>
        </w:tc>
        <w:tc>
          <w:tcPr>
            <w:tcW w:w="1423" w:type="dxa"/>
            <w:tcBorders>
              <w:top w:val="single" w:sz="8" w:space="0" w:color="AEAEAE"/>
              <w:left w:val="nil"/>
              <w:bottom w:val="single" w:sz="8" w:space="0" w:color="AEAEAE"/>
              <w:right w:val="single" w:sz="8" w:space="0" w:color="E0E0E0"/>
            </w:tcBorders>
            <w:shd w:val="clear" w:color="auto" w:fill="FFFFFF"/>
          </w:tcPr>
          <w:p w14:paraId="5F639B15"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8.840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0B41700A"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6873E953"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5.78</w:t>
            </w:r>
          </w:p>
        </w:tc>
        <w:tc>
          <w:tcPr>
            <w:tcW w:w="1055" w:type="dxa"/>
            <w:tcBorders>
              <w:top w:val="single" w:sz="8" w:space="0" w:color="AEAEAE"/>
              <w:left w:val="single" w:sz="8" w:space="0" w:color="E0E0E0"/>
              <w:bottom w:val="single" w:sz="8" w:space="0" w:color="AEAEAE"/>
              <w:right w:val="nil"/>
            </w:tcBorders>
            <w:shd w:val="clear" w:color="auto" w:fill="FFFFFF"/>
          </w:tcPr>
          <w:p w14:paraId="41CB101C"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36.224</w:t>
            </w:r>
          </w:p>
        </w:tc>
      </w:tr>
      <w:tr w:rsidR="00DD7D21" w:rsidRPr="00DD7D21" w14:paraId="2BFF5AA9"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7BB08BF9"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230</w:t>
            </w:r>
          </w:p>
        </w:tc>
        <w:tc>
          <w:tcPr>
            <w:tcW w:w="1423" w:type="dxa"/>
            <w:tcBorders>
              <w:top w:val="single" w:sz="8" w:space="0" w:color="AEAEAE"/>
              <w:left w:val="nil"/>
              <w:bottom w:val="single" w:sz="8" w:space="0" w:color="AEAEAE"/>
              <w:right w:val="single" w:sz="8" w:space="0" w:color="E0E0E0"/>
            </w:tcBorders>
            <w:shd w:val="clear" w:color="auto" w:fill="FFFFFF"/>
          </w:tcPr>
          <w:p w14:paraId="3EF6D02F"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25.144</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1D9D7750"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112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3CF7028B"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8.96</w:t>
            </w:r>
          </w:p>
        </w:tc>
        <w:tc>
          <w:tcPr>
            <w:tcW w:w="1055" w:type="dxa"/>
            <w:tcBorders>
              <w:top w:val="single" w:sz="8" w:space="0" w:color="AEAEAE"/>
              <w:left w:val="single" w:sz="8" w:space="0" w:color="E0E0E0"/>
              <w:bottom w:val="single" w:sz="8" w:space="0" w:color="AEAEAE"/>
              <w:right w:val="nil"/>
            </w:tcBorders>
            <w:shd w:val="clear" w:color="auto" w:fill="FFFFFF"/>
          </w:tcPr>
          <w:p w14:paraId="6B295719"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103.036</w:t>
            </w:r>
          </w:p>
        </w:tc>
      </w:tr>
      <w:tr w:rsidR="00DD7D21" w:rsidRPr="00DD7D21" w14:paraId="730B8A8D"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7E45D38B"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243</w:t>
            </w:r>
          </w:p>
        </w:tc>
        <w:tc>
          <w:tcPr>
            <w:tcW w:w="1423" w:type="dxa"/>
            <w:tcBorders>
              <w:top w:val="single" w:sz="8" w:space="0" w:color="AEAEAE"/>
              <w:left w:val="nil"/>
              <w:bottom w:val="single" w:sz="8" w:space="0" w:color="AEAEAE"/>
              <w:right w:val="single" w:sz="8" w:space="0" w:color="E0E0E0"/>
            </w:tcBorders>
            <w:shd w:val="clear" w:color="auto" w:fill="FFFFFF"/>
          </w:tcPr>
          <w:p w14:paraId="57D166A4"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4.366</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175B9831"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23</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2FEA57E2"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5.11</w:t>
            </w:r>
          </w:p>
        </w:tc>
        <w:tc>
          <w:tcPr>
            <w:tcW w:w="1055" w:type="dxa"/>
            <w:tcBorders>
              <w:top w:val="single" w:sz="8" w:space="0" w:color="AEAEAE"/>
              <w:left w:val="single" w:sz="8" w:space="0" w:color="E0E0E0"/>
              <w:bottom w:val="single" w:sz="8" w:space="0" w:color="AEAEAE"/>
              <w:right w:val="nil"/>
            </w:tcBorders>
            <w:shd w:val="clear" w:color="auto" w:fill="FFFFFF"/>
          </w:tcPr>
          <w:p w14:paraId="4C3A48E6"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17.892</w:t>
            </w:r>
          </w:p>
        </w:tc>
      </w:tr>
      <w:tr w:rsidR="00DD7D21" w:rsidRPr="00DD7D21" w14:paraId="683DADD9"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1CCF2BC0"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405</w:t>
            </w:r>
          </w:p>
        </w:tc>
        <w:tc>
          <w:tcPr>
            <w:tcW w:w="1423" w:type="dxa"/>
            <w:tcBorders>
              <w:top w:val="single" w:sz="8" w:space="0" w:color="AEAEAE"/>
              <w:left w:val="nil"/>
              <w:bottom w:val="single" w:sz="8" w:space="0" w:color="AEAEAE"/>
              <w:right w:val="single" w:sz="8" w:space="0" w:color="E0E0E0"/>
            </w:tcBorders>
            <w:shd w:val="clear" w:color="auto" w:fill="FFFFFF"/>
          </w:tcPr>
          <w:p w14:paraId="52CE2736"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3.015</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49C320E0"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18</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5DD11E8B"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5.65</w:t>
            </w:r>
          </w:p>
        </w:tc>
        <w:tc>
          <w:tcPr>
            <w:tcW w:w="1055" w:type="dxa"/>
            <w:tcBorders>
              <w:top w:val="single" w:sz="8" w:space="0" w:color="AEAEAE"/>
              <w:left w:val="single" w:sz="8" w:space="0" w:color="E0E0E0"/>
              <w:bottom w:val="single" w:sz="8" w:space="0" w:color="AEAEAE"/>
              <w:right w:val="nil"/>
            </w:tcBorders>
            <w:shd w:val="clear" w:color="auto" w:fill="FFFFFF"/>
          </w:tcPr>
          <w:p w14:paraId="3A8DAD49"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12.355</w:t>
            </w:r>
          </w:p>
        </w:tc>
      </w:tr>
      <w:tr w:rsidR="00DD7D21" w:rsidRPr="00DD7D21" w14:paraId="6CB7D1DA"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21433FFE"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446</w:t>
            </w:r>
          </w:p>
        </w:tc>
        <w:tc>
          <w:tcPr>
            <w:tcW w:w="1423" w:type="dxa"/>
            <w:tcBorders>
              <w:top w:val="single" w:sz="8" w:space="0" w:color="AEAEAE"/>
              <w:left w:val="nil"/>
              <w:bottom w:val="single" w:sz="8" w:space="0" w:color="AEAEAE"/>
              <w:right w:val="single" w:sz="8" w:space="0" w:color="E0E0E0"/>
            </w:tcBorders>
            <w:shd w:val="clear" w:color="auto" w:fill="FFFFFF"/>
          </w:tcPr>
          <w:p w14:paraId="2BFAA4CD"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4.977</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499128C9"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60D67877"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4.61</w:t>
            </w:r>
          </w:p>
        </w:tc>
        <w:tc>
          <w:tcPr>
            <w:tcW w:w="1055" w:type="dxa"/>
            <w:tcBorders>
              <w:top w:val="single" w:sz="8" w:space="0" w:color="AEAEAE"/>
              <w:left w:val="single" w:sz="8" w:space="0" w:color="E0E0E0"/>
              <w:bottom w:val="single" w:sz="8" w:space="0" w:color="AEAEAE"/>
              <w:right w:val="nil"/>
            </w:tcBorders>
            <w:shd w:val="clear" w:color="auto" w:fill="FFFFFF"/>
          </w:tcPr>
          <w:p w14:paraId="1ED85815"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20.393</w:t>
            </w:r>
          </w:p>
        </w:tc>
      </w:tr>
      <w:tr w:rsidR="00DD7D21" w:rsidRPr="00DD7D21" w14:paraId="1982E56E"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62FA892F"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457</w:t>
            </w:r>
          </w:p>
        </w:tc>
        <w:tc>
          <w:tcPr>
            <w:tcW w:w="1423" w:type="dxa"/>
            <w:tcBorders>
              <w:top w:val="single" w:sz="8" w:space="0" w:color="AEAEAE"/>
              <w:left w:val="nil"/>
              <w:bottom w:val="single" w:sz="8" w:space="0" w:color="AEAEAE"/>
              <w:right w:val="single" w:sz="8" w:space="0" w:color="E0E0E0"/>
            </w:tcBorders>
            <w:shd w:val="clear" w:color="auto" w:fill="FFFFFF"/>
          </w:tcPr>
          <w:p w14:paraId="406DCCFB"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6.329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4F5D8B28"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31</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52B04C6E"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5.07</w:t>
            </w:r>
          </w:p>
        </w:tc>
        <w:tc>
          <w:tcPr>
            <w:tcW w:w="1055" w:type="dxa"/>
            <w:tcBorders>
              <w:top w:val="single" w:sz="8" w:space="0" w:color="AEAEAE"/>
              <w:left w:val="single" w:sz="8" w:space="0" w:color="E0E0E0"/>
              <w:bottom w:val="single" w:sz="8" w:space="0" w:color="AEAEAE"/>
              <w:right w:val="nil"/>
            </w:tcBorders>
            <w:shd w:val="clear" w:color="auto" w:fill="FFFFFF"/>
          </w:tcPr>
          <w:p w14:paraId="5070FC11"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25.934</w:t>
            </w:r>
          </w:p>
        </w:tc>
      </w:tr>
      <w:tr w:rsidR="00DD7D21" w:rsidRPr="00DD7D21" w14:paraId="34B5D0D7"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4DA86ADA"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585</w:t>
            </w:r>
          </w:p>
        </w:tc>
        <w:tc>
          <w:tcPr>
            <w:tcW w:w="1423" w:type="dxa"/>
            <w:tcBorders>
              <w:top w:val="single" w:sz="8" w:space="0" w:color="AEAEAE"/>
              <w:left w:val="nil"/>
              <w:bottom w:val="single" w:sz="8" w:space="0" w:color="AEAEAE"/>
              <w:right w:val="single" w:sz="8" w:space="0" w:color="E0E0E0"/>
            </w:tcBorders>
            <w:shd w:val="clear" w:color="auto" w:fill="FFFFFF"/>
          </w:tcPr>
          <w:p w14:paraId="51180862"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3.081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2206739E"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20</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6C8E29F8"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7.37</w:t>
            </w:r>
          </w:p>
        </w:tc>
        <w:tc>
          <w:tcPr>
            <w:tcW w:w="1055" w:type="dxa"/>
            <w:tcBorders>
              <w:top w:val="single" w:sz="8" w:space="0" w:color="AEAEAE"/>
              <w:left w:val="single" w:sz="8" w:space="0" w:color="E0E0E0"/>
              <w:bottom w:val="single" w:sz="8" w:space="0" w:color="AEAEAE"/>
              <w:right w:val="nil"/>
            </w:tcBorders>
            <w:shd w:val="clear" w:color="auto" w:fill="FFFFFF"/>
          </w:tcPr>
          <w:p w14:paraId="24ED0A6D"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12.626</w:t>
            </w:r>
          </w:p>
        </w:tc>
      </w:tr>
      <w:tr w:rsidR="00DD7D21" w:rsidRPr="00DD7D21" w14:paraId="42497AF3"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3E198865"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759</w:t>
            </w:r>
          </w:p>
        </w:tc>
        <w:tc>
          <w:tcPr>
            <w:tcW w:w="1423" w:type="dxa"/>
            <w:tcBorders>
              <w:top w:val="single" w:sz="8" w:space="0" w:color="AEAEAE"/>
              <w:left w:val="nil"/>
              <w:bottom w:val="single" w:sz="8" w:space="0" w:color="AEAEAE"/>
              <w:right w:val="single" w:sz="8" w:space="0" w:color="E0E0E0"/>
            </w:tcBorders>
            <w:shd w:val="clear" w:color="auto" w:fill="FFFFFF"/>
          </w:tcPr>
          <w:p w14:paraId="74925EAF"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3.309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2E47512B"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0101A030"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7.44</w:t>
            </w:r>
          </w:p>
        </w:tc>
        <w:tc>
          <w:tcPr>
            <w:tcW w:w="1055" w:type="dxa"/>
            <w:tcBorders>
              <w:top w:val="single" w:sz="8" w:space="0" w:color="AEAEAE"/>
              <w:left w:val="single" w:sz="8" w:space="0" w:color="E0E0E0"/>
              <w:bottom w:val="single" w:sz="8" w:space="0" w:color="AEAEAE"/>
              <w:right w:val="nil"/>
            </w:tcBorders>
            <w:shd w:val="clear" w:color="auto" w:fill="FFFFFF"/>
          </w:tcPr>
          <w:p w14:paraId="366B0271"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13.560</w:t>
            </w:r>
          </w:p>
        </w:tc>
      </w:tr>
      <w:tr w:rsidR="00DD7D21" w:rsidRPr="00DD7D21" w14:paraId="5E547CD3"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17FE8FAD"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879</w:t>
            </w:r>
          </w:p>
        </w:tc>
        <w:tc>
          <w:tcPr>
            <w:tcW w:w="1423" w:type="dxa"/>
            <w:tcBorders>
              <w:top w:val="single" w:sz="8" w:space="0" w:color="AEAEAE"/>
              <w:left w:val="nil"/>
              <w:bottom w:val="single" w:sz="8" w:space="0" w:color="AEAEAE"/>
              <w:right w:val="single" w:sz="8" w:space="0" w:color="E0E0E0"/>
            </w:tcBorders>
            <w:shd w:val="clear" w:color="auto" w:fill="FFFFFF"/>
          </w:tcPr>
          <w:p w14:paraId="1BDA99B2"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4.839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2C46FDD5"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3A84A8C0"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6.17</w:t>
            </w:r>
          </w:p>
        </w:tc>
        <w:tc>
          <w:tcPr>
            <w:tcW w:w="1055" w:type="dxa"/>
            <w:tcBorders>
              <w:top w:val="single" w:sz="8" w:space="0" w:color="AEAEAE"/>
              <w:left w:val="single" w:sz="8" w:space="0" w:color="E0E0E0"/>
              <w:bottom w:val="single" w:sz="8" w:space="0" w:color="AEAEAE"/>
              <w:right w:val="nil"/>
            </w:tcBorders>
            <w:shd w:val="clear" w:color="auto" w:fill="FFFFFF"/>
          </w:tcPr>
          <w:p w14:paraId="0E4A9576"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19.830</w:t>
            </w:r>
          </w:p>
        </w:tc>
      </w:tr>
      <w:tr w:rsidR="00DD7D21" w:rsidRPr="00DD7D21" w14:paraId="15760E68"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6A4583E4"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1063</w:t>
            </w:r>
          </w:p>
        </w:tc>
        <w:tc>
          <w:tcPr>
            <w:tcW w:w="1423" w:type="dxa"/>
            <w:tcBorders>
              <w:top w:val="single" w:sz="8" w:space="0" w:color="AEAEAE"/>
              <w:left w:val="nil"/>
              <w:bottom w:val="single" w:sz="8" w:space="0" w:color="AEAEAE"/>
              <w:right w:val="single" w:sz="8" w:space="0" w:color="E0E0E0"/>
            </w:tcBorders>
            <w:shd w:val="clear" w:color="auto" w:fill="FFFFFF"/>
          </w:tcPr>
          <w:p w14:paraId="07E1A87C"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8.040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77094AAD"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38</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3A82C071"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5.05</w:t>
            </w:r>
          </w:p>
        </w:tc>
        <w:tc>
          <w:tcPr>
            <w:tcW w:w="1055" w:type="dxa"/>
            <w:tcBorders>
              <w:top w:val="single" w:sz="8" w:space="0" w:color="AEAEAE"/>
              <w:left w:val="single" w:sz="8" w:space="0" w:color="E0E0E0"/>
              <w:bottom w:val="single" w:sz="8" w:space="0" w:color="AEAEAE"/>
              <w:right w:val="nil"/>
            </w:tcBorders>
            <w:shd w:val="clear" w:color="auto" w:fill="FFFFFF"/>
          </w:tcPr>
          <w:p w14:paraId="451D709D"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32.947</w:t>
            </w:r>
          </w:p>
        </w:tc>
      </w:tr>
      <w:tr w:rsidR="00DD7D21" w:rsidRPr="00DD7D21" w14:paraId="18C9A8C4"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6D135750"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1116</w:t>
            </w:r>
          </w:p>
        </w:tc>
        <w:tc>
          <w:tcPr>
            <w:tcW w:w="1423" w:type="dxa"/>
            <w:tcBorders>
              <w:top w:val="single" w:sz="8" w:space="0" w:color="AEAEAE"/>
              <w:left w:val="nil"/>
              <w:bottom w:val="single" w:sz="8" w:space="0" w:color="AEAEAE"/>
              <w:right w:val="single" w:sz="8" w:space="0" w:color="E0E0E0"/>
            </w:tcBorders>
            <w:shd w:val="clear" w:color="auto" w:fill="FFFFFF"/>
          </w:tcPr>
          <w:p w14:paraId="1A09865C"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4.651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7A743948"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57C67265"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2.94</w:t>
            </w:r>
          </w:p>
        </w:tc>
        <w:tc>
          <w:tcPr>
            <w:tcW w:w="1055" w:type="dxa"/>
            <w:tcBorders>
              <w:top w:val="single" w:sz="8" w:space="0" w:color="AEAEAE"/>
              <w:left w:val="single" w:sz="8" w:space="0" w:color="E0E0E0"/>
              <w:bottom w:val="single" w:sz="8" w:space="0" w:color="AEAEAE"/>
              <w:right w:val="nil"/>
            </w:tcBorders>
            <w:shd w:val="clear" w:color="auto" w:fill="FFFFFF"/>
          </w:tcPr>
          <w:p w14:paraId="731F749D"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19.059</w:t>
            </w:r>
          </w:p>
        </w:tc>
      </w:tr>
      <w:tr w:rsidR="00DD7D21" w:rsidRPr="00DD7D21" w14:paraId="26BD7BD0"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0B5C3941"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1220</w:t>
            </w:r>
          </w:p>
        </w:tc>
        <w:tc>
          <w:tcPr>
            <w:tcW w:w="1423" w:type="dxa"/>
            <w:tcBorders>
              <w:top w:val="single" w:sz="8" w:space="0" w:color="AEAEAE"/>
              <w:left w:val="nil"/>
              <w:bottom w:val="single" w:sz="8" w:space="0" w:color="AEAEAE"/>
              <w:right w:val="single" w:sz="8" w:space="0" w:color="E0E0E0"/>
            </w:tcBorders>
            <w:shd w:val="clear" w:color="auto" w:fill="FFFFFF"/>
          </w:tcPr>
          <w:p w14:paraId="6C0D221E"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6.530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4EE2B8E2"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33</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6ADB83CD"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6.24</w:t>
            </w:r>
          </w:p>
        </w:tc>
        <w:tc>
          <w:tcPr>
            <w:tcW w:w="1055" w:type="dxa"/>
            <w:tcBorders>
              <w:top w:val="single" w:sz="8" w:space="0" w:color="AEAEAE"/>
              <w:left w:val="single" w:sz="8" w:space="0" w:color="E0E0E0"/>
              <w:bottom w:val="single" w:sz="8" w:space="0" w:color="AEAEAE"/>
              <w:right w:val="nil"/>
            </w:tcBorders>
            <w:shd w:val="clear" w:color="auto" w:fill="FFFFFF"/>
          </w:tcPr>
          <w:p w14:paraId="025C372D"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26.759</w:t>
            </w:r>
          </w:p>
        </w:tc>
      </w:tr>
      <w:tr w:rsidR="00DD7D21" w:rsidRPr="00DD7D21" w14:paraId="25757E07" w14:textId="77777777" w:rsidTr="00DD7D21">
        <w:trPr>
          <w:cantSplit/>
        </w:trPr>
        <w:tc>
          <w:tcPr>
            <w:tcW w:w="1483" w:type="dxa"/>
            <w:tcBorders>
              <w:top w:val="single" w:sz="8" w:space="0" w:color="AEAEAE"/>
              <w:left w:val="nil"/>
              <w:bottom w:val="single" w:sz="8" w:space="0" w:color="AEAEAE"/>
              <w:right w:val="nil"/>
            </w:tcBorders>
            <w:shd w:val="clear" w:color="auto" w:fill="E0E0E0"/>
          </w:tcPr>
          <w:p w14:paraId="4E439276"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1680</w:t>
            </w:r>
          </w:p>
        </w:tc>
        <w:tc>
          <w:tcPr>
            <w:tcW w:w="1423" w:type="dxa"/>
            <w:tcBorders>
              <w:top w:val="single" w:sz="8" w:space="0" w:color="AEAEAE"/>
              <w:left w:val="nil"/>
              <w:bottom w:val="single" w:sz="8" w:space="0" w:color="AEAEAE"/>
              <w:right w:val="single" w:sz="8" w:space="0" w:color="E0E0E0"/>
            </w:tcBorders>
            <w:shd w:val="clear" w:color="auto" w:fill="FFFFFF"/>
          </w:tcPr>
          <w:p w14:paraId="115696AE"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5.189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14:paraId="41DF5492"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14:paraId="2FBC4A32"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4.74</w:t>
            </w:r>
          </w:p>
        </w:tc>
        <w:tc>
          <w:tcPr>
            <w:tcW w:w="1055" w:type="dxa"/>
            <w:tcBorders>
              <w:top w:val="single" w:sz="8" w:space="0" w:color="AEAEAE"/>
              <w:left w:val="single" w:sz="8" w:space="0" w:color="E0E0E0"/>
              <w:bottom w:val="single" w:sz="8" w:space="0" w:color="AEAEAE"/>
              <w:right w:val="nil"/>
            </w:tcBorders>
            <w:shd w:val="clear" w:color="auto" w:fill="FFFFFF"/>
          </w:tcPr>
          <w:p w14:paraId="65771BE1"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21.264</w:t>
            </w:r>
          </w:p>
        </w:tc>
      </w:tr>
      <w:tr w:rsidR="00DD7D21" w:rsidRPr="00DD7D21" w14:paraId="4280B367" w14:textId="77777777" w:rsidTr="00DD7D21">
        <w:trPr>
          <w:cantSplit/>
        </w:trPr>
        <w:tc>
          <w:tcPr>
            <w:tcW w:w="1483" w:type="dxa"/>
            <w:tcBorders>
              <w:top w:val="single" w:sz="8" w:space="0" w:color="AEAEAE"/>
              <w:left w:val="nil"/>
              <w:bottom w:val="single" w:sz="8" w:space="0" w:color="152935"/>
              <w:right w:val="nil"/>
            </w:tcBorders>
            <w:shd w:val="clear" w:color="auto" w:fill="E0E0E0"/>
          </w:tcPr>
          <w:p w14:paraId="27708C9D" w14:textId="77777777"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1786</w:t>
            </w:r>
          </w:p>
        </w:tc>
        <w:tc>
          <w:tcPr>
            <w:tcW w:w="1423" w:type="dxa"/>
            <w:tcBorders>
              <w:top w:val="single" w:sz="8" w:space="0" w:color="AEAEAE"/>
              <w:left w:val="nil"/>
              <w:bottom w:val="single" w:sz="8" w:space="0" w:color="152935"/>
              <w:right w:val="single" w:sz="8" w:space="0" w:color="E0E0E0"/>
            </w:tcBorders>
            <w:shd w:val="clear" w:color="auto" w:fill="FFFFFF"/>
          </w:tcPr>
          <w:p w14:paraId="23CF341C"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3.470</w:t>
            </w:r>
          </w:p>
        </w:tc>
        <w:tc>
          <w:tcPr>
            <w:tcW w:w="1224" w:type="dxa"/>
            <w:tcBorders>
              <w:top w:val="single" w:sz="8" w:space="0" w:color="AEAEAE"/>
              <w:left w:val="single" w:sz="8" w:space="0" w:color="E0E0E0"/>
              <w:bottom w:val="single" w:sz="8" w:space="0" w:color="152935"/>
              <w:right w:val="single" w:sz="8" w:space="0" w:color="E0E0E0"/>
            </w:tcBorders>
            <w:shd w:val="clear" w:color="auto" w:fill="FFFFFF"/>
          </w:tcPr>
          <w:p w14:paraId="5F0EDE2D"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w:t>
            </w:r>
          </w:p>
        </w:tc>
        <w:tc>
          <w:tcPr>
            <w:tcW w:w="1469" w:type="dxa"/>
            <w:tcBorders>
              <w:top w:val="single" w:sz="8" w:space="0" w:color="AEAEAE"/>
              <w:left w:val="single" w:sz="8" w:space="0" w:color="E0E0E0"/>
              <w:bottom w:val="single" w:sz="8" w:space="0" w:color="152935"/>
              <w:right w:val="single" w:sz="8" w:space="0" w:color="E0E0E0"/>
            </w:tcBorders>
            <w:shd w:val="clear" w:color="auto" w:fill="FFFFFF"/>
          </w:tcPr>
          <w:p w14:paraId="586E538A"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6.78</w:t>
            </w:r>
          </w:p>
        </w:tc>
        <w:tc>
          <w:tcPr>
            <w:tcW w:w="1055" w:type="dxa"/>
            <w:tcBorders>
              <w:top w:val="single" w:sz="8" w:space="0" w:color="AEAEAE"/>
              <w:left w:val="single" w:sz="8" w:space="0" w:color="E0E0E0"/>
              <w:bottom w:val="single" w:sz="8" w:space="0" w:color="152935"/>
              <w:right w:val="nil"/>
            </w:tcBorders>
            <w:shd w:val="clear" w:color="auto" w:fill="FFFFFF"/>
          </w:tcPr>
          <w:p w14:paraId="1B87C441" w14:textId="77777777"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14.219</w:t>
            </w:r>
          </w:p>
        </w:tc>
      </w:tr>
      <w:tr w:rsidR="00DD7D21" w:rsidRPr="00DD7D21" w14:paraId="6C6A280C" w14:textId="77777777" w:rsidTr="00DD7D21">
        <w:trPr>
          <w:cantSplit/>
        </w:trPr>
        <w:tc>
          <w:tcPr>
            <w:tcW w:w="6654" w:type="dxa"/>
            <w:gridSpan w:val="5"/>
            <w:tcBorders>
              <w:top w:val="nil"/>
              <w:left w:val="nil"/>
              <w:bottom w:val="nil"/>
              <w:right w:val="nil"/>
            </w:tcBorders>
            <w:shd w:val="clear" w:color="auto" w:fill="FFFFFF"/>
          </w:tcPr>
          <w:p w14:paraId="5E6F3C53" w14:textId="77777777" w:rsidR="00DD7D21" w:rsidRPr="00DD7D21" w:rsidRDefault="00DD7D21" w:rsidP="00DD7D21">
            <w:pPr>
              <w:autoSpaceDE w:val="0"/>
              <w:autoSpaceDN w:val="0"/>
              <w:adjustRightInd w:val="0"/>
              <w:spacing w:after="0" w:line="320" w:lineRule="atLeast"/>
              <w:ind w:left="60" w:right="60"/>
              <w:rPr>
                <w:rFonts w:ascii="Arial" w:hAnsi="Arial" w:cs="Arial"/>
                <w:color w:val="010205"/>
                <w:sz w:val="18"/>
                <w:szCs w:val="18"/>
              </w:rPr>
            </w:pPr>
            <w:r w:rsidRPr="00DD7D21">
              <w:rPr>
                <w:rFonts w:ascii="Arial" w:hAnsi="Arial" w:cs="Arial"/>
                <w:color w:val="010205"/>
                <w:sz w:val="18"/>
                <w:szCs w:val="18"/>
              </w:rPr>
              <w:t>a. Dependent Variable: CRECEIVE</w:t>
            </w:r>
          </w:p>
        </w:tc>
      </w:tr>
    </w:tbl>
    <w:p w14:paraId="3F8F43C7" w14:textId="77777777" w:rsidR="00DD7D21" w:rsidRPr="00723C3B" w:rsidRDefault="00DD7D21" w:rsidP="00A73228">
      <w:pPr>
        <w:spacing w:after="0" w:line="480" w:lineRule="auto"/>
        <w:rPr>
          <w:rFonts w:ascii="Times New Roman" w:hAnsi="Times New Roman" w:cs="Times New Roman"/>
          <w:sz w:val="24"/>
          <w:szCs w:val="24"/>
        </w:rPr>
      </w:pPr>
    </w:p>
    <w:p w14:paraId="76280706" w14:textId="77777777" w:rsidR="001311EC" w:rsidRDefault="001311EC">
      <w:pPr>
        <w:rPr>
          <w:rFonts w:ascii="Times New Roman" w:hAnsi="Times New Roman" w:cs="Times New Roman"/>
          <w:b/>
          <w:sz w:val="24"/>
          <w:szCs w:val="24"/>
        </w:rPr>
      </w:pPr>
      <w:r>
        <w:rPr>
          <w:rFonts w:ascii="Times New Roman" w:hAnsi="Times New Roman" w:cs="Times New Roman"/>
          <w:b/>
          <w:sz w:val="24"/>
          <w:szCs w:val="24"/>
        </w:rPr>
        <w:br w:type="page"/>
      </w:r>
    </w:p>
    <w:p w14:paraId="78A27A4C" w14:textId="77777777" w:rsidR="005E20FB" w:rsidRDefault="005E20FB" w:rsidP="00E6646F">
      <w:pPr>
        <w:spacing w:after="0" w:line="480" w:lineRule="auto"/>
        <w:rPr>
          <w:rFonts w:ascii="Times New Roman" w:hAnsi="Times New Roman" w:cs="Times New Roman"/>
          <w:b/>
          <w:sz w:val="24"/>
          <w:szCs w:val="24"/>
        </w:rPr>
      </w:pPr>
      <w:commentRangeStart w:id="59"/>
      <w:r>
        <w:rPr>
          <w:rFonts w:ascii="Times New Roman" w:hAnsi="Times New Roman" w:cs="Times New Roman"/>
          <w:b/>
          <w:sz w:val="24"/>
          <w:szCs w:val="24"/>
        </w:rPr>
        <w:lastRenderedPageBreak/>
        <w:t>Hierarchical Regression Analysis</w:t>
      </w:r>
      <w:commentRangeEnd w:id="59"/>
      <w:r w:rsidR="00E65BC2">
        <w:rPr>
          <w:rStyle w:val="CommentReference"/>
        </w:rPr>
        <w:commentReference w:id="59"/>
      </w:r>
    </w:p>
    <w:p w14:paraId="0C3A9F09" w14:textId="77777777"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1</w:t>
      </w:r>
      <w:r w:rsidR="00F80543">
        <w:rPr>
          <w:rFonts w:ascii="Times New Roman" w:hAnsi="Times New Roman" w:cs="Times New Roman"/>
          <w:sz w:val="24"/>
          <w:szCs w:val="24"/>
        </w:rPr>
        <w:t>1</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E82D79">
        <w:rPr>
          <w:rFonts w:ascii="Times New Roman" w:hAnsi="Times New Roman" w:cs="Times New Roman"/>
          <w:sz w:val="24"/>
          <w:szCs w:val="24"/>
        </w:rPr>
        <w:t xml:space="preserve">I used the </w:t>
      </w:r>
      <w:r w:rsidR="00E82D79" w:rsidRPr="006622AE">
        <w:rPr>
          <w:rFonts w:ascii="Courier New" w:hAnsi="Courier New" w:cs="Courier New"/>
          <w:sz w:val="24"/>
          <w:szCs w:val="24"/>
        </w:rPr>
        <w:t xml:space="preserve">Analyze &gt; Regression &gt; Linear </w:t>
      </w:r>
      <w:r w:rsidR="00E82D79">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casewise diagnostics for outliers beyond 3 standard deviations for the residuals.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14:paraId="3FF3E5A0" w14:textId="77777777" w:rsidR="001308F4" w:rsidRDefault="00D12265"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1</w:t>
      </w:r>
    </w:p>
    <w:p w14:paraId="0ABCFE4D" w14:textId="77777777"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14:paraId="6619DD83" w14:textId="77777777"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0F7474EA" w14:textId="77777777" w:rsidR="005E20FB" w:rsidRPr="00F024B5" w:rsidRDefault="005E20FB" w:rsidP="00F748B7">
            <w:pPr>
              <w:rPr>
                <w:rFonts w:ascii="Times New Roman" w:hAnsi="Times New Roman" w:cs="Times New Roman"/>
                <w:b w:val="0"/>
                <w:sz w:val="24"/>
                <w:szCs w:val="24"/>
              </w:rPr>
            </w:pPr>
          </w:p>
        </w:tc>
        <w:tc>
          <w:tcPr>
            <w:tcW w:w="3556" w:type="dxa"/>
            <w:gridSpan w:val="4"/>
          </w:tcPr>
          <w:p w14:paraId="01B5FD8B" w14:textId="77777777"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14:paraId="3DCC6A61" w14:textId="77777777"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14:paraId="2114B48E" w14:textId="77777777"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0953C602" w14:textId="77777777"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14:paraId="6DDFDEEA" w14:textId="77777777"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14:paraId="4077ACF2" w14:textId="77777777"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14:paraId="4A329628" w14:textId="77777777"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14:paraId="11B758FF" w14:textId="77777777"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14:paraId="41DDE7A8" w14:textId="77777777"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14:paraId="790CFAA2" w14:textId="77777777"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14:paraId="01F81A8E" w14:textId="77777777"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14:paraId="261F7D40" w14:textId="77777777"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14:paraId="4D854CCC" w14:textId="77777777"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325F6DD3"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14:paraId="12050103"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14:paraId="65047CE5"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78384EDB"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14:paraId="23361674"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14:paraId="6D083362"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14:paraId="6EA82F3C"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4528FBB8"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14:paraId="504DA37A"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14:paraId="373669B7" w14:textId="77777777"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0DE000E9"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14:paraId="658F931B"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14:paraId="500B4FF2"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5D06C849"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14:paraId="683E7C66"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14:paraId="403733C4"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14:paraId="20C9B076"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74835291"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14:paraId="6D036B40"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14:paraId="110CADED" w14:textId="77777777"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3D8267E0"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14:paraId="4ED7C069"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14:paraId="45FD5349"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14:paraId="2270FAE0"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14:paraId="635537AB"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14:paraId="57458239"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14:paraId="20A19C27"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14:paraId="72F036AB"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14:paraId="046E284C"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14:paraId="4CC2C462" w14:textId="77777777"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2E79070F"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14:paraId="7410997F"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14:paraId="3BDD8F2E"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3DCA9CDF"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14:paraId="20F0E397"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14:paraId="5457E3C2"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14:paraId="4AC96364"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2AF6CBF8"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14:paraId="58FBBE5C"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14:paraId="72892C8A" w14:textId="77777777"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66F4D232"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GYEAR</w:t>
            </w:r>
          </w:p>
        </w:tc>
        <w:tc>
          <w:tcPr>
            <w:tcW w:w="1449" w:type="dxa"/>
          </w:tcPr>
          <w:p w14:paraId="5930A5E6"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14:paraId="3A594B50"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0EAAFEFA"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14:paraId="5104782A"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14:paraId="3382B7B4"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14:paraId="38CE4311"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5BEFB260"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14:paraId="159AE67E"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14:paraId="551AE8E7" w14:textId="77777777"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137E8FE3"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14:paraId="7962C4B6"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14:paraId="5D2184BC"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69EDFBA2"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14:paraId="69DB5FCC"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14:paraId="1FF70F2B"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14:paraId="640DBA56"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7DB26DA6"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14:paraId="41257589"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14:paraId="373D8556" w14:textId="77777777"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0465C17C"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14:paraId="4EBC642C"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14:paraId="2C5BD9AE"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5ABABF0D"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14:paraId="49404391"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14:paraId="416CF674"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14:paraId="0C37A5BF"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14:paraId="4DDE4F8D"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14:paraId="649EB2C8"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14:paraId="281AEEA7" w14:textId="77777777"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4E31168C"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14:paraId="4C3ADEB0"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14:paraId="097DDA03"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14:paraId="3C2150EC"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14:paraId="652A5189"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14:paraId="2386F2E0"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14:paraId="0B2049C1"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14:paraId="70BA2470"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14:paraId="3014C6CA"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14:paraId="1F9747EA" w14:textId="77777777"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2C424A25"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14:paraId="0623403E"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14:paraId="116432FD"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14:paraId="4C04CAAF"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14:paraId="6EE06CF2"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14:paraId="32C063CB"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14:paraId="19C14188"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14:paraId="25FBCFA1"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14:paraId="4859296E"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14:paraId="30195DCF" w14:textId="77777777"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09AEA584"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14:paraId="0C1073B3"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14:paraId="6E335D16"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14:paraId="438704A3"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14:paraId="2DC9AD91"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14:paraId="2D14710A"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14:paraId="04414C8D"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14:paraId="58226E60"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14:paraId="3BF138B5"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14:paraId="2F6AB62F" w14:textId="77777777"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583090CF" w14:textId="77777777" w:rsidR="005E20FB" w:rsidRDefault="005E20FB" w:rsidP="00F748B7">
            <w:pPr>
              <w:rPr>
                <w:rFonts w:ascii="Times New Roman" w:hAnsi="Times New Roman" w:cs="Times New Roman"/>
                <w:sz w:val="24"/>
                <w:szCs w:val="24"/>
              </w:rPr>
            </w:pPr>
          </w:p>
        </w:tc>
        <w:tc>
          <w:tcPr>
            <w:tcW w:w="1449" w:type="dxa"/>
          </w:tcPr>
          <w:p w14:paraId="5A304165"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14:paraId="0849A4A0"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14:paraId="0C3D34F1"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14:paraId="2324B87A"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14:paraId="52C5D944"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14:paraId="0B2CE158"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14:paraId="53CDA610"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14:paraId="13689D64"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14:paraId="3D1F761D" w14:textId="77777777"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2BDBED09" w14:textId="77777777"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14:paraId="2F214272"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14:paraId="29FED087"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14:paraId="2F929EF7"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14:paraId="26E92DFE"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14:paraId="5A962EF5"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14:paraId="4E9443FF"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14:paraId="2901630F"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14:paraId="3541ECA0"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14:paraId="331F3636" w14:textId="77777777"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7B031504" w14:textId="77777777"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14:paraId="404A3C87"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14:paraId="7B00ED77"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14:paraId="6DA2FA0B"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14:paraId="205F761A"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14:paraId="094291E6"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14:paraId="59E3DED9"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14:paraId="15E910D0"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14:paraId="2936B735"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14:paraId="265C59A8" w14:textId="77777777"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4F6F73CF"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14:paraId="01BA9CE7"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14:paraId="6F21EF14"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14:paraId="03DDD612"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14:paraId="706A280F"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14:paraId="338FB824"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14:paraId="2B981E1D"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14:paraId="05C7FAA2" w14:textId="77777777"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14:paraId="63E6BFE3" w14:textId="77777777"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14:paraId="76F71CE6" w14:textId="77777777"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3FE854FA" w14:textId="77777777"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14:paraId="4F10D795"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14:paraId="542B4406"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14:paraId="1ADD6C4E"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14:paraId="3B90A2CF"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14:paraId="36C2BB10"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14:paraId="678F22D0"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14:paraId="793762C5" w14:textId="77777777"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14:paraId="5CD51E45" w14:textId="77777777"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14:paraId="3572E187" w14:textId="77777777"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14:paraId="011C899C" w14:textId="77777777"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14:paraId="3ED7E86F" w14:textId="77777777"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14:paraId="7BFCBE18" w14:textId="77777777"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14:paraId="2A1586DF" w14:textId="77777777"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14:paraId="16E3DF13" w14:textId="77777777"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14:paraId="3EF18902" w14:textId="77777777"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14:paraId="5321F8E7" w14:textId="77777777"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14:paraId="59569454" w14:textId="77777777"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14:paraId="69852F42" w14:textId="77777777"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1342B6C3" w14:textId="77777777"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p</w:t>
      </w:r>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14:paraId="016A0B98" w14:textId="77777777"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r w:rsidRPr="00615DD5">
        <w:rPr>
          <w:rFonts w:ascii="Courier New" w:hAnsi="Courier New" w:cs="Courier New"/>
          <w:sz w:val="24"/>
          <w:szCs w:val="24"/>
        </w:rPr>
        <w:t>logCRECEIVE</w:t>
      </w:r>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14:paraId="5C4B74E6" w14:textId="77777777"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r w:rsidRPr="00615DD5">
        <w:rPr>
          <w:rFonts w:ascii="Courier New" w:hAnsi="Courier New" w:cs="Courier New"/>
          <w:sz w:val="24"/>
          <w:szCs w:val="24"/>
        </w:rPr>
        <w:t>logCRECEIVE</w:t>
      </w:r>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14:paraId="55D07B9D" w14:textId="77777777"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14:paraId="3A231618" w14:textId="77777777"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function to prepare regression analyses for each sub-model.  The options I selected included model fit, R square change, part and partial correlations, and collinearity diagnostics for the regression statistics; estimates, a confidence level of 95 percent, and covariance matrix for the regression coefficients; and Durbin-Watson, casewise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14:paraId="6F136B4F" w14:textId="77777777"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14:paraId="5708B8AC" w14:textId="77777777" w:rsidR="004C03D4" w:rsidRDefault="004C03D4" w:rsidP="001311EC">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eastAsia="zh-TW"/>
        </w:rPr>
        <w:lastRenderedPageBreak/>
        <w:drawing>
          <wp:inline distT="0" distB="0" distL="0" distR="0" wp14:anchorId="6CCD7143" wp14:editId="207F179F">
            <wp:extent cx="5029200" cy="288924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889241"/>
                    </a:xfrm>
                    <a:prstGeom prst="rect">
                      <a:avLst/>
                    </a:prstGeom>
                    <a:noFill/>
                    <a:ln>
                      <a:noFill/>
                    </a:ln>
                  </pic:spPr>
                </pic:pic>
              </a:graphicData>
            </a:graphic>
          </wp:inline>
        </w:drawing>
      </w:r>
    </w:p>
    <w:p w14:paraId="04A18BCF" w14:textId="77777777" w:rsidR="004C03D4" w:rsidRDefault="00975F04" w:rsidP="004C03D4">
      <w:pPr>
        <w:spacing w:after="0" w:line="480" w:lineRule="auto"/>
        <w:rPr>
          <w:rFonts w:ascii="Times New Roman" w:hAnsi="Times New Roman" w:cs="Times New Roman"/>
          <w:sz w:val="24"/>
          <w:szCs w:val="24"/>
        </w:rPr>
      </w:pPr>
      <w:commentRangeStart w:id="60"/>
      <w:r>
        <w:rPr>
          <w:rFonts w:ascii="Times New Roman" w:hAnsi="Times New Roman" w:cs="Times New Roman"/>
          <w:sz w:val="24"/>
          <w:szCs w:val="24"/>
        </w:rPr>
        <w:t>Figure 5</w:t>
      </w:r>
      <w:r w:rsidR="004C03D4">
        <w:rPr>
          <w:rFonts w:ascii="Times New Roman" w:hAnsi="Times New Roman" w:cs="Times New Roman"/>
          <w:sz w:val="24"/>
          <w:szCs w:val="24"/>
        </w:rPr>
        <w:t>. Path Model with Standardized Coefficients and P-Values</w:t>
      </w:r>
      <w:commentRangeEnd w:id="60"/>
      <w:r w:rsidR="00E65BC2">
        <w:rPr>
          <w:rStyle w:val="CommentReference"/>
        </w:rPr>
        <w:commentReference w:id="60"/>
      </w:r>
    </w:p>
    <w:p w14:paraId="447D3833" w14:textId="77777777"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00CC5622">
        <w:rPr>
          <w:rFonts w:ascii="Times New Roman" w:hAnsi="Times New Roman" w:cs="Times New Roman"/>
          <w:sz w:val="24"/>
          <w:szCs w:val="24"/>
        </w:rPr>
        <w:t xml:space="preserve"> and between</w:t>
      </w:r>
      <w:r w:rsidR="00CC5622" w:rsidRPr="00CC5622">
        <w:rPr>
          <w:rFonts w:ascii="Courier New" w:hAnsi="Courier New" w:cs="Courier New"/>
          <w:sz w:val="24"/>
          <w:szCs w:val="24"/>
        </w:rPr>
        <w:t xml:space="preserve"> </w:t>
      </w:r>
      <w:r w:rsidR="00CC5622" w:rsidRPr="00A57943">
        <w:rPr>
          <w:rFonts w:ascii="Courier New" w:hAnsi="Courier New" w:cs="Courier New"/>
          <w:sz w:val="24"/>
          <w:szCs w:val="24"/>
        </w:rPr>
        <w:t>CLAIMS</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and</w:t>
      </w:r>
      <w:r w:rsidR="00CC5622" w:rsidRPr="00A57943">
        <w:rPr>
          <w:rFonts w:ascii="Courier New" w:hAnsi="Courier New" w:cs="Courier New"/>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 xml:space="preserve">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r w:rsidRPr="00A57943">
        <w:rPr>
          <w:rFonts w:ascii="Courier New" w:hAnsi="Courier New" w:cs="Courier New"/>
          <w:sz w:val="24"/>
          <w:szCs w:val="24"/>
        </w:rPr>
        <w:t>CRECEIVEln</w:t>
      </w:r>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r w:rsidRPr="00A57943">
        <w:rPr>
          <w:rFonts w:ascii="Courier New" w:hAnsi="Courier New" w:cs="Courier New"/>
          <w:sz w:val="24"/>
          <w:szCs w:val="24"/>
        </w:rPr>
        <w:t>CRECEIVEln</w:t>
      </w:r>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r w:rsidRPr="00A57943">
        <w:rPr>
          <w:rFonts w:ascii="Courier New" w:hAnsi="Courier New" w:cs="Courier New"/>
          <w:sz w:val="24"/>
          <w:szCs w:val="24"/>
        </w:rPr>
        <w:t>CRECEIVEln</w:t>
      </w:r>
      <w:r w:rsidRPr="00A57943">
        <w:rPr>
          <w:rFonts w:ascii="Times New Roman" w:hAnsi="Times New Roman" w:cs="Times New Roman"/>
          <w:sz w:val="24"/>
          <w:szCs w:val="24"/>
        </w:rPr>
        <w:t>, which was counter to my original assumption about the relationship between these two variables.</w:t>
      </w:r>
      <w:r w:rsidR="00F36DD8">
        <w:rPr>
          <w:rFonts w:ascii="Times New Roman" w:hAnsi="Times New Roman" w:cs="Times New Roman"/>
          <w:sz w:val="24"/>
          <w:szCs w:val="24"/>
        </w:rPr>
        <w:t xml:space="preserve">  However, this may have been due to truncation effects in the data</w:t>
      </w:r>
      <w:r w:rsidR="00E727C9">
        <w:rPr>
          <w:rFonts w:ascii="Times New Roman" w:hAnsi="Times New Roman" w:cs="Times New Roman"/>
          <w:sz w:val="24"/>
          <w:szCs w:val="24"/>
        </w:rPr>
        <w:t xml:space="preserve"> (Hall, Jaffe, &amp; Trajtenberg, 2001)</w:t>
      </w:r>
      <w:r w:rsidR="00F36DD8">
        <w:rPr>
          <w:rFonts w:ascii="Times New Roman" w:hAnsi="Times New Roman" w:cs="Times New Roman"/>
          <w:sz w:val="24"/>
          <w:szCs w:val="24"/>
        </w:rPr>
        <w:t>.</w:t>
      </w:r>
    </w:p>
    <w:p w14:paraId="12E1D89E" w14:textId="77777777"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 xml:space="preserve">variable from the final model because it </w:t>
      </w:r>
      <w:r w:rsidR="00F36DD8">
        <w:rPr>
          <w:rFonts w:ascii="Times New Roman" w:hAnsi="Times New Roman" w:cs="Times New Roman"/>
          <w:sz w:val="24"/>
          <w:szCs w:val="24"/>
        </w:rPr>
        <w:t xml:space="preserve">technically </w:t>
      </w:r>
      <w:r>
        <w:rPr>
          <w:rFonts w:ascii="Times New Roman" w:hAnsi="Times New Roman" w:cs="Times New Roman"/>
          <w:sz w:val="24"/>
          <w:szCs w:val="24"/>
        </w:rPr>
        <w:t>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lastRenderedPageBreak/>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14:paraId="7D3FE1F0" w14:textId="77777777"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zh-TW"/>
        </w:rPr>
        <w:drawing>
          <wp:inline distT="0" distB="0" distL="0" distR="0" wp14:anchorId="46B9E10A" wp14:editId="63FB11E6">
            <wp:extent cx="5029200" cy="28581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858152"/>
                    </a:xfrm>
                    <a:prstGeom prst="rect">
                      <a:avLst/>
                    </a:prstGeom>
                    <a:noFill/>
                    <a:ln>
                      <a:noFill/>
                    </a:ln>
                  </pic:spPr>
                </pic:pic>
              </a:graphicData>
            </a:graphic>
          </wp:inline>
        </w:drawing>
      </w:r>
    </w:p>
    <w:p w14:paraId="16CBAB67" w14:textId="77777777" w:rsidR="004C03D4" w:rsidRDefault="00975F04" w:rsidP="004C03D4">
      <w:pPr>
        <w:spacing w:after="0" w:line="480" w:lineRule="auto"/>
        <w:rPr>
          <w:rFonts w:ascii="Times New Roman" w:hAnsi="Times New Roman" w:cs="Times New Roman"/>
          <w:sz w:val="24"/>
          <w:szCs w:val="24"/>
        </w:rPr>
      </w:pPr>
      <w:r>
        <w:rPr>
          <w:rFonts w:ascii="Times New Roman" w:hAnsi="Times New Roman" w:cs="Times New Roman"/>
          <w:sz w:val="24"/>
          <w:szCs w:val="24"/>
        </w:rPr>
        <w:t>Figure 6</w:t>
      </w:r>
      <w:r w:rsidR="004C03D4">
        <w:rPr>
          <w:rFonts w:ascii="Times New Roman" w:hAnsi="Times New Roman" w:cs="Times New Roman"/>
          <w:sz w:val="24"/>
          <w:szCs w:val="24"/>
        </w:rPr>
        <w:t>. Final Path Model with Standardized Coefficients and P-Values</w:t>
      </w:r>
    </w:p>
    <w:p w14:paraId="1E7B4199" w14:textId="77777777" w:rsidR="004C03D4" w:rsidRPr="00615DD5"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2</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r w:rsidR="004C03D4" w:rsidRPr="007E7E8F">
        <w:rPr>
          <w:rFonts w:ascii="Courier New" w:hAnsi="Courier New" w:cs="Courier New"/>
          <w:sz w:val="24"/>
          <w:szCs w:val="24"/>
        </w:rPr>
        <w:t xml:space="preserve">CRECEIVEln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14:paraId="79904061" w14:textId="77777777"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F80543">
        <w:rPr>
          <w:rFonts w:ascii="Times New Roman" w:hAnsi="Times New Roman" w:cs="Times New Roman"/>
          <w:sz w:val="24"/>
          <w:szCs w:val="24"/>
        </w:rPr>
        <w:t>12</w:t>
      </w:r>
    </w:p>
    <w:p w14:paraId="2E02B31D" w14:textId="77777777"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14:paraId="389E2C56" w14:textId="77777777" w:rsidR="004C03D4" w:rsidRDefault="004C03D4" w:rsidP="004C03D4">
      <w:pPr>
        <w:rPr>
          <w:rFonts w:ascii="Times New Roman" w:hAnsi="Times New Roman" w:cs="Times New Roman"/>
          <w:sz w:val="24"/>
          <w:szCs w:val="24"/>
        </w:rPr>
      </w:pPr>
      <w:r>
        <w:rPr>
          <w:noProof/>
          <w:lang w:eastAsia="zh-TW"/>
        </w:rPr>
        <w:drawing>
          <wp:inline distT="0" distB="0" distL="0" distR="0" wp14:anchorId="31EA9985" wp14:editId="10104B8D">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50695"/>
                    </a:xfrm>
                    <a:prstGeom prst="rect">
                      <a:avLst/>
                    </a:prstGeom>
                  </pic:spPr>
                </pic:pic>
              </a:graphicData>
            </a:graphic>
          </wp:inline>
        </w:drawing>
      </w:r>
    </w:p>
    <w:p w14:paraId="2717C00D" w14:textId="77777777" w:rsidR="00FF7FFC" w:rsidRDefault="00FF7FFC">
      <w:pPr>
        <w:rPr>
          <w:rFonts w:ascii="Times New Roman" w:hAnsi="Times New Roman" w:cs="Times New Roman"/>
          <w:b/>
          <w:sz w:val="24"/>
          <w:szCs w:val="24"/>
        </w:rPr>
      </w:pPr>
      <w:r>
        <w:rPr>
          <w:rFonts w:ascii="Times New Roman" w:hAnsi="Times New Roman" w:cs="Times New Roman"/>
          <w:b/>
          <w:sz w:val="24"/>
          <w:szCs w:val="24"/>
        </w:rPr>
        <w:br w:type="page"/>
      </w:r>
    </w:p>
    <w:p w14:paraId="552F8046" w14:textId="77777777" w:rsidR="00E6646F" w:rsidRPr="0003023E" w:rsidRDefault="00E6646F" w:rsidP="00E6646F">
      <w:pPr>
        <w:spacing w:after="0" w:line="480" w:lineRule="auto"/>
        <w:rPr>
          <w:rFonts w:ascii="Times New Roman" w:hAnsi="Times New Roman" w:cs="Times New Roman"/>
          <w:b/>
          <w:sz w:val="24"/>
          <w:szCs w:val="24"/>
        </w:rPr>
      </w:pPr>
      <w:commentRangeStart w:id="61"/>
      <w:r>
        <w:rPr>
          <w:rFonts w:ascii="Times New Roman" w:hAnsi="Times New Roman" w:cs="Times New Roman"/>
          <w:b/>
          <w:sz w:val="24"/>
          <w:szCs w:val="24"/>
        </w:rPr>
        <w:lastRenderedPageBreak/>
        <w:t>Binary Logistic Regression Analysis</w:t>
      </w:r>
      <w:commentRangeEnd w:id="61"/>
      <w:r w:rsidR="00E65BC2">
        <w:rPr>
          <w:rStyle w:val="CommentReference"/>
        </w:rPr>
        <w:commentReference w:id="61"/>
      </w:r>
    </w:p>
    <w:p w14:paraId="1A58D732" w14:textId="77777777"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Hosmer-Lemeshow goodness-of-fit, Iteration history, and Confidence interval for exp(B)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14:paraId="5D4463DE" w14:textId="77777777"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F80543">
        <w:rPr>
          <w:rFonts w:ascii="Times New Roman" w:hAnsi="Times New Roman" w:cs="Times New Roman"/>
          <w:sz w:val="24"/>
          <w:szCs w:val="24"/>
        </w:rPr>
        <w:t>3</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14:paraId="23B81929" w14:textId="77777777" w:rsidR="00BE372A" w:rsidRDefault="00BE372A" w:rsidP="00BE372A">
      <w:pPr>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3</w:t>
      </w:r>
    </w:p>
    <w:p w14:paraId="68AA07BE" w14:textId="77777777"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14:paraId="5D95CB7B" w14:textId="77777777" w:rsidTr="004A2BFE">
        <w:trPr>
          <w:cantSplit/>
          <w:trHeight w:val="341"/>
        </w:trPr>
        <w:tc>
          <w:tcPr>
            <w:tcW w:w="1897" w:type="dxa"/>
            <w:gridSpan w:val="2"/>
            <w:vMerge w:val="restart"/>
            <w:tcBorders>
              <w:top w:val="nil"/>
              <w:left w:val="nil"/>
              <w:bottom w:val="nil"/>
              <w:right w:val="nil"/>
            </w:tcBorders>
            <w:shd w:val="clear" w:color="auto" w:fill="FFFFFF"/>
            <w:vAlign w:val="bottom"/>
          </w:tcPr>
          <w:p w14:paraId="5DF7F9A9" w14:textId="77777777"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14:paraId="0D31A8FB" w14:textId="77777777"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14:paraId="452C5DD4" w14:textId="77777777"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14:paraId="52187424" w14:textId="77777777"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14:paraId="0F2C7906" w14:textId="77777777"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df</w:t>
            </w:r>
          </w:p>
        </w:tc>
        <w:tc>
          <w:tcPr>
            <w:tcW w:w="933" w:type="dxa"/>
            <w:vMerge w:val="restart"/>
            <w:tcBorders>
              <w:top w:val="nil"/>
              <w:left w:val="single" w:sz="8" w:space="0" w:color="E0E0E0"/>
              <w:bottom w:val="nil"/>
              <w:right w:val="single" w:sz="8" w:space="0" w:color="E0E0E0"/>
            </w:tcBorders>
            <w:shd w:val="clear" w:color="auto" w:fill="FFFFFF"/>
            <w:vAlign w:val="bottom"/>
          </w:tcPr>
          <w:p w14:paraId="382B9CE5" w14:textId="77777777"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14:paraId="7C2EBC21" w14:textId="77777777"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Exp(B)</w:t>
            </w:r>
          </w:p>
        </w:tc>
        <w:tc>
          <w:tcPr>
            <w:tcW w:w="1869" w:type="dxa"/>
            <w:gridSpan w:val="2"/>
            <w:tcBorders>
              <w:top w:val="nil"/>
              <w:left w:val="single" w:sz="8" w:space="0" w:color="E0E0E0"/>
              <w:bottom w:val="nil"/>
              <w:right w:val="nil"/>
            </w:tcBorders>
            <w:shd w:val="clear" w:color="auto" w:fill="FFFFFF"/>
            <w:vAlign w:val="bottom"/>
          </w:tcPr>
          <w:p w14:paraId="27F42E02" w14:textId="77777777"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95% C.I.for EXP(B)</w:t>
            </w:r>
          </w:p>
        </w:tc>
      </w:tr>
      <w:tr w:rsidR="00BE372A" w:rsidRPr="00BE372A" w14:paraId="32D7FFC8" w14:textId="77777777" w:rsidTr="004A2BFE">
        <w:trPr>
          <w:cantSplit/>
          <w:trHeight w:val="157"/>
        </w:trPr>
        <w:tc>
          <w:tcPr>
            <w:tcW w:w="1897" w:type="dxa"/>
            <w:gridSpan w:val="2"/>
            <w:vMerge/>
            <w:tcBorders>
              <w:top w:val="nil"/>
              <w:left w:val="nil"/>
              <w:bottom w:val="nil"/>
              <w:right w:val="nil"/>
            </w:tcBorders>
            <w:shd w:val="clear" w:color="auto" w:fill="FFFFFF"/>
            <w:vAlign w:val="bottom"/>
          </w:tcPr>
          <w:p w14:paraId="56AC15D5" w14:textId="77777777"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14:paraId="22CE78A7" w14:textId="77777777"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14:paraId="65F76433" w14:textId="77777777"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14:paraId="5ECBE7F2" w14:textId="77777777"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14:paraId="4F8E0C93" w14:textId="77777777"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14:paraId="17853F31" w14:textId="77777777"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14:paraId="6DD601D5" w14:textId="77777777"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14:paraId="461129B6" w14:textId="77777777"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14:paraId="1B7A0329" w14:textId="77777777"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14:paraId="6727867C" w14:textId="77777777"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14:paraId="237C64DD" w14:textId="77777777"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14:paraId="76363784" w14:textId="77777777"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14:paraId="18FCBCDD"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14:paraId="32E63224"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14:paraId="441E7056"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14:paraId="5EC8643D"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14:paraId="48BA5F90"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14:paraId="30F0E444"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14:paraId="2471CD16"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14:paraId="3CD58A4D"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14:paraId="2F793BF6" w14:textId="77777777"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14:paraId="725F2D11" w14:textId="77777777"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14:paraId="4850E634" w14:textId="77777777"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14:paraId="629C2AA3"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1C1C8F93"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0EBCC482"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7ACB7B5A"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6B481A83"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482E064E"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28B4BBC6"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14:paraId="389461D0"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14:paraId="460F700D" w14:textId="77777777"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14:paraId="58FE0636" w14:textId="77777777"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14:paraId="24412826" w14:textId="77777777"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14:paraId="72AE0E2C"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1A629C0F"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5409987B"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0F2B86E5"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13E2BB5D"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7C3A8CCA"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6D380F73"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14:paraId="1AB5A88A"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14:paraId="16D8BC2F" w14:textId="77777777"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14:paraId="594A8C38" w14:textId="77777777"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14:paraId="1BF236F5" w14:textId="77777777"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14:paraId="36331D16"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61EFA4CA"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4191C461"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1027A5C4"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5C0F1297"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49490226"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14:paraId="10E436BC"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14:paraId="1E14965A"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14:paraId="4F47AA0A" w14:textId="77777777"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14:paraId="13B8277A" w14:textId="77777777"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14:paraId="1ACF22FA" w14:textId="77777777"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14:paraId="177D9861"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14:paraId="484B869F"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14:paraId="1478633F"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14:paraId="6984276C"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14:paraId="0DE95BA4"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14:paraId="4C6D4A4A" w14:textId="77777777"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7C7DD11" w14:textId="77777777"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14:paraId="69788308" w14:textId="77777777"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14:paraId="0E93DFA8" w14:textId="77777777" w:rsidTr="00EE05B8">
        <w:trPr>
          <w:cantSplit/>
          <w:trHeight w:val="356"/>
        </w:trPr>
        <w:tc>
          <w:tcPr>
            <w:tcW w:w="9421" w:type="dxa"/>
            <w:gridSpan w:val="10"/>
            <w:tcBorders>
              <w:top w:val="nil"/>
              <w:left w:val="nil"/>
              <w:bottom w:val="nil"/>
              <w:right w:val="nil"/>
            </w:tcBorders>
            <w:shd w:val="clear" w:color="auto" w:fill="FFFFFF"/>
          </w:tcPr>
          <w:p w14:paraId="0B531D33" w14:textId="77777777"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a. Variable(s) entered on step 1: CLAIMS, GYEAR, GENERAL, ORIGINAL.</w:t>
            </w:r>
          </w:p>
        </w:tc>
      </w:tr>
    </w:tbl>
    <w:p w14:paraId="59F7F75D" w14:textId="77777777"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14:paraId="18D981A1" w14:textId="77777777"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sidR="00756E25">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xml:space="preserve">.  Increases in these two variables were associated with a reduced probability </w:t>
      </w:r>
      <w:r>
        <w:rPr>
          <w:rFonts w:ascii="Times New Roman" w:hAnsi="Times New Roman" w:cs="Times New Roman"/>
          <w:sz w:val="24"/>
          <w:szCs w:val="24"/>
        </w:rPr>
        <w:lastRenderedPageBreak/>
        <w:t xml:space="preserve">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14:paraId="6B4EC4F8" w14:textId="77777777"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14:paraId="47E742DF" w14:textId="77777777"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14:paraId="0DFD4AB1" w14:textId="77777777"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14:paraId="49272E6F" w14:textId="77777777"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w:t>
      </w:r>
      <w:r w:rsidR="00756E25">
        <w:rPr>
          <w:rFonts w:ascii="Times New Roman" w:hAnsi="Times New Roman" w:cs="Times New Roman"/>
          <w:sz w:val="24"/>
          <w:szCs w:val="24"/>
        </w:rPr>
        <w:t>d</w:t>
      </w:r>
      <w:r>
        <w:rPr>
          <w:rFonts w:ascii="Times New Roman" w:hAnsi="Times New Roman" w:cs="Times New Roman"/>
          <w:sz w:val="24"/>
          <w:szCs w:val="24"/>
        </w:rPr>
        <w:t xml:space="preser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14:paraId="7F2D32C2" w14:textId="77777777" w:rsidR="009D2A67" w:rsidRPr="00D45EAD" w:rsidRDefault="00D45EAD" w:rsidP="00347B6E">
      <w:pPr>
        <w:spacing w:after="0" w:line="480" w:lineRule="auto"/>
        <w:ind w:firstLine="720"/>
        <w:rPr>
          <w:rFonts w:ascii="Times New Roman" w:eastAsiaTheme="minorEastAsia" w:hAnsi="Times New Roman" w:cs="Times New Roman"/>
          <w:sz w:val="24"/>
          <w:szCs w:val="24"/>
          <w:lang w:val="fr-FR"/>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sidRPr="00D45EAD">
        <w:rPr>
          <w:rFonts w:ascii="Times New Roman" w:hAnsi="Times New Roman" w:cs="Times New Roman"/>
          <w:sz w:val="24"/>
          <w:szCs w:val="24"/>
          <w:lang w:val="fr-FR"/>
        </w:rPr>
        <w:t xml:space="preserve"> </w:t>
      </w:r>
      <w:r w:rsidR="00C05481" w:rsidRPr="00D45EAD">
        <w:rPr>
          <w:rFonts w:ascii="Times New Roman" w:hAnsi="Times New Roman" w:cs="Times New Roman"/>
          <w:sz w:val="24"/>
          <w:szCs w:val="24"/>
          <w:lang w:val="fr-FR"/>
        </w:rPr>
        <w:t>= Logit</w:t>
      </w:r>
      <w:r w:rsidR="00C05481" w:rsidRPr="00D45EAD">
        <w:rPr>
          <w:rFonts w:ascii="Times New Roman" w:hAnsi="Times New Roman" w:cs="Times New Roman"/>
          <w:sz w:val="24"/>
          <w:szCs w:val="24"/>
          <w:vertAlign w:val="superscript"/>
          <w:lang w:val="fr-FR"/>
        </w:rPr>
        <w:t>-1</w:t>
      </w:r>
      <w:r w:rsidR="00C05481" w:rsidRPr="00D45EAD">
        <w:rPr>
          <w:rFonts w:ascii="Times New Roman" w:hAnsi="Times New Roman" w:cs="Times New Roman"/>
          <w:sz w:val="24"/>
          <w:szCs w:val="24"/>
          <w:lang w:val="fr-FR"/>
        </w:rPr>
        <w:t>(</w:t>
      </w:r>
      <m:oMath>
        <m:r>
          <w:rPr>
            <w:rFonts w:ascii="Cambria Math" w:hAnsi="Cambria Math" w:cs="Times New Roman"/>
            <w:sz w:val="24"/>
            <w:szCs w:val="24"/>
          </w:rPr>
          <m:t>p</m:t>
        </m:r>
      </m:oMath>
      <w:r w:rsidR="00C05481" w:rsidRPr="00D45EAD">
        <w:rPr>
          <w:rFonts w:ascii="Times New Roman" w:hAnsi="Times New Roman" w:cs="Times New Roman"/>
          <w:sz w:val="24"/>
          <w:szCs w:val="24"/>
          <w:lang w:val="fr-FR"/>
        </w:rPr>
        <w:t xml:space="preserve">) </w:t>
      </w:r>
      <w:r w:rsidR="009D2A67" w:rsidRPr="00D45EAD">
        <w:rPr>
          <w:rFonts w:ascii="Times New Roman" w:hAnsi="Times New Roman" w:cs="Times New Roman"/>
          <w:sz w:val="24"/>
          <w:szCs w:val="24"/>
          <w:lang w:val="fr-FR"/>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lang w:val="fr-FR"/>
                  </w:rPr>
                  <m:t>1054.771 + 0.015</m:t>
                </m:r>
                <m:d>
                  <m:dPr>
                    <m:ctrlPr>
                      <w:rPr>
                        <w:rFonts w:ascii="Cambria Math" w:hAnsi="Cambria Math" w:cs="Times New Roman"/>
                        <w:sz w:val="24"/>
                        <w:szCs w:val="24"/>
                      </w:rPr>
                    </m:ctrlPr>
                  </m:dPr>
                  <m:e>
                    <m:r>
                      <m:rPr>
                        <m:sty m:val="p"/>
                      </m:rPr>
                      <w:rPr>
                        <w:rFonts w:ascii="Cambria Math" w:hAnsi="Cambria Math" w:cs="Courier New"/>
                        <w:sz w:val="24"/>
                        <w:szCs w:val="24"/>
                        <w:lang w:val="fr-FR"/>
                      </w:rPr>
                      <m:t>CLAIMS</m:t>
                    </m:r>
                  </m:e>
                </m:d>
                <m:r>
                  <m:rPr>
                    <m:sty m:val="p"/>
                  </m:rPr>
                  <w:rPr>
                    <w:rFonts w:ascii="Cambria Math" w:hAnsi="Cambria Math" w:cs="Times New Roman"/>
                    <w:sz w:val="24"/>
                    <w:szCs w:val="24"/>
                    <w:lang w:val="fr-FR"/>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lang w:val="fr-FR"/>
                      </w:rPr>
                      <m:t>GYEAR</m:t>
                    </m:r>
                  </m:e>
                </m:d>
                <m:r>
                  <m:rPr>
                    <m:sty m:val="p"/>
                  </m:rPr>
                  <w:rPr>
                    <w:rFonts w:ascii="Cambria Math" w:hAnsi="Cambria Math" w:cs="Times New Roman"/>
                    <w:sz w:val="24"/>
                    <w:szCs w:val="24"/>
                    <w:lang w:val="fr-FR"/>
                  </w:rPr>
                  <m:t xml:space="preserve"> + 4.733(</m:t>
                </m:r>
                <m:r>
                  <m:rPr>
                    <m:sty m:val="p"/>
                  </m:rPr>
                  <w:rPr>
                    <w:rFonts w:ascii="Cambria Math" w:hAnsi="Cambria Math" w:cs="Courier New"/>
                    <w:sz w:val="24"/>
                    <w:szCs w:val="24"/>
                    <w:lang w:val="fr-FR"/>
                  </w:rPr>
                  <m:t>GENERAL</m:t>
                </m:r>
                <m:r>
                  <m:rPr>
                    <m:sty m:val="p"/>
                  </m:rPr>
                  <w:rPr>
                    <w:rFonts w:ascii="Cambria Math" w:hAnsi="Cambria Math" w:cs="Times New Roman"/>
                    <w:sz w:val="24"/>
                    <w:szCs w:val="24"/>
                    <w:lang w:val="fr-FR"/>
                  </w:rPr>
                  <m:t>) – 0.627(</m:t>
                </m:r>
                <m:r>
                  <m:rPr>
                    <m:sty m:val="p"/>
                  </m:rPr>
                  <w:rPr>
                    <w:rFonts w:ascii="Cambria Math" w:hAnsi="Cambria Math" w:cs="Courier New"/>
                    <w:sz w:val="24"/>
                    <w:szCs w:val="24"/>
                    <w:lang w:val="fr-FR"/>
                  </w:rPr>
                  <m:t>ORIGINAL</m:t>
                </m:r>
                <m:r>
                  <m:rPr>
                    <m:sty m:val="p"/>
                  </m:rPr>
                  <w:rPr>
                    <w:rFonts w:ascii="Cambria Math" w:hAnsi="Cambria Math" w:cs="Times New Roman"/>
                    <w:sz w:val="24"/>
                    <w:szCs w:val="24"/>
                    <w:lang w:val="fr-FR"/>
                  </w:rPr>
                  <m:t>)</m:t>
                </m:r>
              </m:sup>
            </m:sSup>
          </m:num>
          <m:den>
            <m:sSup>
              <m:sSupPr>
                <m:ctrlPr>
                  <w:rPr>
                    <w:rFonts w:ascii="Cambria Math" w:hAnsi="Cambria Math" w:cs="Times New Roman"/>
                    <w:i/>
                    <w:sz w:val="24"/>
                    <w:szCs w:val="24"/>
                  </w:rPr>
                </m:ctrlPr>
              </m:sSupPr>
              <m:e>
                <m:r>
                  <w:rPr>
                    <w:rFonts w:ascii="Cambria Math" w:hAnsi="Cambria Math" w:cs="Times New Roman"/>
                    <w:sz w:val="24"/>
                    <w:szCs w:val="24"/>
                    <w:lang w:val="fr-FR"/>
                  </w:rPr>
                  <m:t xml:space="preserve">1+ </m:t>
                </m:r>
                <m:r>
                  <w:rPr>
                    <w:rFonts w:ascii="Cambria Math" w:hAnsi="Cambria Math" w:cs="Times New Roman"/>
                    <w:sz w:val="24"/>
                    <w:szCs w:val="24"/>
                  </w:rPr>
                  <m:t>e</m:t>
                </m:r>
              </m:e>
              <m:sup>
                <m:r>
                  <m:rPr>
                    <m:sty m:val="p"/>
                  </m:rPr>
                  <w:rPr>
                    <w:rFonts w:ascii="Cambria Math" w:hAnsi="Cambria Math" w:cs="Times New Roman"/>
                    <w:sz w:val="24"/>
                    <w:szCs w:val="24"/>
                    <w:lang w:val="fr-FR"/>
                  </w:rPr>
                  <m:t>1054.771 + 0.015</m:t>
                </m:r>
                <m:d>
                  <m:dPr>
                    <m:ctrlPr>
                      <w:rPr>
                        <w:rFonts w:ascii="Cambria Math" w:hAnsi="Cambria Math" w:cs="Times New Roman"/>
                        <w:sz w:val="24"/>
                        <w:szCs w:val="24"/>
                      </w:rPr>
                    </m:ctrlPr>
                  </m:dPr>
                  <m:e>
                    <m:r>
                      <m:rPr>
                        <m:sty m:val="p"/>
                      </m:rPr>
                      <w:rPr>
                        <w:rFonts w:ascii="Cambria Math" w:hAnsi="Cambria Math" w:cs="Courier New"/>
                        <w:sz w:val="24"/>
                        <w:szCs w:val="24"/>
                        <w:lang w:val="fr-FR"/>
                      </w:rPr>
                      <m:t>CLAIMS</m:t>
                    </m:r>
                  </m:e>
                </m:d>
                <m:r>
                  <m:rPr>
                    <m:sty m:val="p"/>
                  </m:rPr>
                  <w:rPr>
                    <w:rFonts w:ascii="Cambria Math" w:hAnsi="Cambria Math" w:cs="Times New Roman"/>
                    <w:sz w:val="24"/>
                    <w:szCs w:val="24"/>
                    <w:lang w:val="fr-FR"/>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lang w:val="fr-FR"/>
                      </w:rPr>
                      <m:t>GYEAR</m:t>
                    </m:r>
                  </m:e>
                </m:d>
                <m:r>
                  <m:rPr>
                    <m:sty m:val="p"/>
                  </m:rPr>
                  <w:rPr>
                    <w:rFonts w:ascii="Cambria Math" w:hAnsi="Cambria Math" w:cs="Times New Roman"/>
                    <w:sz w:val="24"/>
                    <w:szCs w:val="24"/>
                    <w:lang w:val="fr-FR"/>
                  </w:rPr>
                  <m:t xml:space="preserve"> + 4.733(</m:t>
                </m:r>
                <m:r>
                  <m:rPr>
                    <m:sty m:val="p"/>
                  </m:rPr>
                  <w:rPr>
                    <w:rFonts w:ascii="Cambria Math" w:hAnsi="Cambria Math" w:cs="Courier New"/>
                    <w:sz w:val="24"/>
                    <w:szCs w:val="24"/>
                    <w:lang w:val="fr-FR"/>
                  </w:rPr>
                  <m:t>GENERAL</m:t>
                </m:r>
                <m:r>
                  <m:rPr>
                    <m:sty m:val="p"/>
                  </m:rPr>
                  <w:rPr>
                    <w:rFonts w:ascii="Cambria Math" w:hAnsi="Cambria Math" w:cs="Times New Roman"/>
                    <w:sz w:val="24"/>
                    <w:szCs w:val="24"/>
                    <w:lang w:val="fr-FR"/>
                  </w:rPr>
                  <m:t>) – 0.627(</m:t>
                </m:r>
                <m:r>
                  <m:rPr>
                    <m:sty m:val="p"/>
                  </m:rPr>
                  <w:rPr>
                    <w:rFonts w:ascii="Cambria Math" w:hAnsi="Cambria Math" w:cs="Courier New"/>
                    <w:sz w:val="24"/>
                    <w:szCs w:val="24"/>
                    <w:lang w:val="fr-FR"/>
                  </w:rPr>
                  <m:t>ORIGINAL</m:t>
                </m:r>
                <m:r>
                  <m:rPr>
                    <m:sty m:val="p"/>
                  </m:rPr>
                  <w:rPr>
                    <w:rFonts w:ascii="Cambria Math" w:hAnsi="Cambria Math" w:cs="Times New Roman"/>
                    <w:sz w:val="24"/>
                    <w:szCs w:val="24"/>
                    <w:lang w:val="fr-FR"/>
                  </w:rPr>
                  <m:t>)</m:t>
                </m:r>
              </m:sup>
            </m:sSup>
          </m:den>
        </m:f>
      </m:oMath>
    </w:p>
    <w:p w14:paraId="040145E6" w14:textId="77777777" w:rsidR="00BE372A" w:rsidRDefault="00745555" w:rsidP="00250EC3">
      <w:pPr>
        <w:spacing w:after="0" w:line="480" w:lineRule="auto"/>
        <w:rPr>
          <w:rFonts w:ascii="Times New Roman" w:hAnsi="Times New Roman" w:cs="Times New Roman"/>
          <w:sz w:val="24"/>
          <w:szCs w:val="24"/>
        </w:rPr>
      </w:pPr>
      <w:r w:rsidRPr="00D45EAD">
        <w:rPr>
          <w:rFonts w:ascii="Times New Roman" w:hAnsi="Times New Roman" w:cs="Times New Roman"/>
          <w:sz w:val="24"/>
          <w:szCs w:val="24"/>
          <w:lang w:val="fr-FR"/>
        </w:rPr>
        <w:tab/>
      </w: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4</w:t>
      </w:r>
      <w:r>
        <w:rPr>
          <w:rFonts w:ascii="Times New Roman" w:hAnsi="Times New Roman" w:cs="Times New Roman"/>
          <w:sz w:val="24"/>
          <w:szCs w:val="24"/>
        </w:rPr>
        <w:t xml:space="preserve">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F80543">
        <w:rPr>
          <w:rFonts w:ascii="Times New Roman" w:hAnsi="Times New Roman" w:cs="Times New Roman"/>
          <w:sz w:val="24"/>
          <w:szCs w:val="24"/>
        </w:rPr>
        <w:t>5</w:t>
      </w:r>
      <w:r w:rsidR="00AF3007">
        <w:rPr>
          <w:rFonts w:ascii="Times New Roman" w:hAnsi="Times New Roman" w:cs="Times New Roman"/>
          <w:sz w:val="24"/>
          <w:szCs w:val="24"/>
        </w:rPr>
        <w:t xml:space="preserve">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The -2 Log likelihood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Nagelkerke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14:paraId="3FE34120" w14:textId="77777777" w:rsidR="00FF7FFC" w:rsidRDefault="00FF7FFC">
      <w:pPr>
        <w:rPr>
          <w:rFonts w:ascii="Times New Roman" w:hAnsi="Times New Roman" w:cs="Times New Roman"/>
          <w:sz w:val="24"/>
          <w:szCs w:val="24"/>
        </w:rPr>
      </w:pPr>
      <w:r>
        <w:rPr>
          <w:rFonts w:ascii="Times New Roman" w:hAnsi="Times New Roman" w:cs="Times New Roman"/>
          <w:sz w:val="24"/>
          <w:szCs w:val="24"/>
        </w:rPr>
        <w:br w:type="page"/>
      </w:r>
    </w:p>
    <w:p w14:paraId="0C4647CA" w14:textId="77777777"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4</w:t>
      </w:r>
    </w:p>
    <w:p w14:paraId="7F3CB7B7" w14:textId="77777777"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14:paraId="734480E8" w14:textId="77777777" w:rsidTr="004A2BFE">
        <w:trPr>
          <w:cantSplit/>
        </w:trPr>
        <w:tc>
          <w:tcPr>
            <w:tcW w:w="1621" w:type="dxa"/>
            <w:gridSpan w:val="2"/>
            <w:tcBorders>
              <w:top w:val="nil"/>
              <w:left w:val="nil"/>
              <w:bottom w:val="single" w:sz="8" w:space="0" w:color="152935"/>
              <w:right w:val="nil"/>
            </w:tcBorders>
            <w:shd w:val="clear" w:color="auto" w:fill="FFFFFF"/>
            <w:vAlign w:val="bottom"/>
          </w:tcPr>
          <w:p w14:paraId="5760F58B" w14:textId="77777777"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14:paraId="3DB8BE52" w14:textId="77777777"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736A2E0C" w14:textId="77777777"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df</w:t>
            </w:r>
          </w:p>
        </w:tc>
        <w:tc>
          <w:tcPr>
            <w:tcW w:w="1025" w:type="dxa"/>
            <w:tcBorders>
              <w:top w:val="nil"/>
              <w:left w:val="single" w:sz="8" w:space="0" w:color="E0E0E0"/>
              <w:bottom w:val="single" w:sz="8" w:space="0" w:color="152935"/>
              <w:right w:val="nil"/>
            </w:tcBorders>
            <w:shd w:val="clear" w:color="auto" w:fill="FFFFFF"/>
            <w:vAlign w:val="bottom"/>
          </w:tcPr>
          <w:p w14:paraId="4B756F88" w14:textId="77777777"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14:paraId="276580E8" w14:textId="77777777" w:rsidTr="004A2BFE">
        <w:trPr>
          <w:cantSplit/>
        </w:trPr>
        <w:tc>
          <w:tcPr>
            <w:tcW w:w="825" w:type="dxa"/>
            <w:vMerge w:val="restart"/>
            <w:tcBorders>
              <w:top w:val="single" w:sz="8" w:space="0" w:color="152935"/>
              <w:left w:val="nil"/>
              <w:bottom w:val="single" w:sz="8" w:space="0" w:color="152935"/>
              <w:right w:val="nil"/>
            </w:tcBorders>
            <w:shd w:val="clear" w:color="auto" w:fill="E0E0E0"/>
          </w:tcPr>
          <w:p w14:paraId="26122F95" w14:textId="77777777"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14:paraId="22B81ECE" w14:textId="77777777"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14:paraId="0C8276BE" w14:textId="77777777"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14:paraId="04120974" w14:textId="77777777"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14:paraId="430163FC" w14:textId="77777777"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14:paraId="0AF71E09" w14:textId="77777777" w:rsidTr="004A2BFE">
        <w:trPr>
          <w:cantSplit/>
        </w:trPr>
        <w:tc>
          <w:tcPr>
            <w:tcW w:w="825" w:type="dxa"/>
            <w:vMerge/>
            <w:tcBorders>
              <w:top w:val="single" w:sz="8" w:space="0" w:color="152935"/>
              <w:left w:val="nil"/>
              <w:bottom w:val="single" w:sz="8" w:space="0" w:color="152935"/>
              <w:right w:val="nil"/>
            </w:tcBorders>
            <w:shd w:val="clear" w:color="auto" w:fill="E0E0E0"/>
          </w:tcPr>
          <w:p w14:paraId="7C0F0D42" w14:textId="77777777"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14:paraId="687C9A08" w14:textId="77777777"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14:paraId="0F2E04E5" w14:textId="77777777"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14:paraId="737E6C73" w14:textId="77777777"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14:paraId="54137EDF" w14:textId="77777777"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14:paraId="66C65F13" w14:textId="77777777" w:rsidTr="004A2BFE">
        <w:trPr>
          <w:cantSplit/>
        </w:trPr>
        <w:tc>
          <w:tcPr>
            <w:tcW w:w="825" w:type="dxa"/>
            <w:vMerge/>
            <w:tcBorders>
              <w:top w:val="single" w:sz="8" w:space="0" w:color="152935"/>
              <w:left w:val="nil"/>
              <w:bottom w:val="single" w:sz="8" w:space="0" w:color="152935"/>
              <w:right w:val="nil"/>
            </w:tcBorders>
            <w:shd w:val="clear" w:color="auto" w:fill="E0E0E0"/>
          </w:tcPr>
          <w:p w14:paraId="4547FDC2" w14:textId="77777777"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14:paraId="75DEE80B" w14:textId="77777777"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14:paraId="0378F5C5" w14:textId="77777777"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14:paraId="52793F23" w14:textId="77777777"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14:paraId="107800E1" w14:textId="77777777"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14:paraId="633A439A" w14:textId="77777777" w:rsidR="000A6CD9" w:rsidRDefault="000A6CD9" w:rsidP="00250EC3">
      <w:pPr>
        <w:spacing w:after="0" w:line="480" w:lineRule="auto"/>
        <w:rPr>
          <w:rFonts w:ascii="Times New Roman" w:hAnsi="Times New Roman" w:cs="Times New Roman"/>
          <w:sz w:val="24"/>
          <w:szCs w:val="24"/>
        </w:rPr>
      </w:pPr>
    </w:p>
    <w:p w14:paraId="4D4053C5" w14:textId="77777777"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5</w:t>
      </w:r>
    </w:p>
    <w:p w14:paraId="37DA8AD4" w14:textId="77777777"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14:paraId="7FA02EC3" w14:textId="77777777" w:rsidTr="00AF3007">
        <w:trPr>
          <w:cantSplit/>
        </w:trPr>
        <w:tc>
          <w:tcPr>
            <w:tcW w:w="735" w:type="dxa"/>
            <w:tcBorders>
              <w:top w:val="nil"/>
              <w:left w:val="nil"/>
              <w:bottom w:val="single" w:sz="8" w:space="0" w:color="152935"/>
              <w:right w:val="nil"/>
            </w:tcBorders>
            <w:shd w:val="clear" w:color="auto" w:fill="FFFFFF"/>
            <w:vAlign w:val="bottom"/>
          </w:tcPr>
          <w:p w14:paraId="560CADD2" w14:textId="77777777"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14:paraId="3F754414" w14:textId="77777777"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14:paraId="10C19799" w14:textId="77777777"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14:paraId="6DE1845F" w14:textId="77777777"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Nagelkerke R Square</w:t>
            </w:r>
          </w:p>
        </w:tc>
      </w:tr>
      <w:tr w:rsidR="00AF3007" w:rsidRPr="00AF3007" w14:paraId="6B5BCE6D" w14:textId="77777777" w:rsidTr="00AF3007">
        <w:trPr>
          <w:cantSplit/>
        </w:trPr>
        <w:tc>
          <w:tcPr>
            <w:tcW w:w="735" w:type="dxa"/>
            <w:tcBorders>
              <w:top w:val="single" w:sz="8" w:space="0" w:color="152935"/>
              <w:left w:val="nil"/>
              <w:bottom w:val="single" w:sz="8" w:space="0" w:color="152935"/>
              <w:right w:val="nil"/>
            </w:tcBorders>
            <w:shd w:val="clear" w:color="auto" w:fill="E0E0E0"/>
          </w:tcPr>
          <w:p w14:paraId="3F2EF197" w14:textId="77777777"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14:paraId="06F70659" w14:textId="77777777"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14:paraId="4DBB4BAA" w14:textId="77777777"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14:paraId="25528F9A" w14:textId="77777777"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14:paraId="0F80188E" w14:textId="77777777" w:rsidTr="00AF3007">
        <w:trPr>
          <w:cantSplit/>
        </w:trPr>
        <w:tc>
          <w:tcPr>
            <w:tcW w:w="5139" w:type="dxa"/>
            <w:gridSpan w:val="4"/>
            <w:tcBorders>
              <w:top w:val="nil"/>
              <w:left w:val="nil"/>
              <w:bottom w:val="nil"/>
              <w:right w:val="nil"/>
            </w:tcBorders>
            <w:shd w:val="clear" w:color="auto" w:fill="FFFFFF"/>
          </w:tcPr>
          <w:p w14:paraId="3C0B1060" w14:textId="77777777"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14:paraId="403AC5B8" w14:textId="77777777" w:rsidR="00AF3007" w:rsidRDefault="00AF3007" w:rsidP="00250EC3">
      <w:pPr>
        <w:spacing w:after="0" w:line="480" w:lineRule="auto"/>
        <w:rPr>
          <w:rFonts w:ascii="Times New Roman" w:hAnsi="Times New Roman" w:cs="Times New Roman"/>
          <w:sz w:val="24"/>
          <w:szCs w:val="24"/>
        </w:rPr>
      </w:pPr>
    </w:p>
    <w:p w14:paraId="29BFFE49" w14:textId="77777777"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6</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Hosmer-Lemeshow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F80543">
        <w:rPr>
          <w:rFonts w:ascii="Times New Roman" w:hAnsi="Times New Roman" w:cs="Times New Roman"/>
          <w:sz w:val="24"/>
          <w:szCs w:val="24"/>
        </w:rPr>
        <w:t>7</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Hosmer-Lemeshow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 xml:space="preserve">t’s important to note that the Hosmer-Lemeshow Test is sensitive to the number of groupings used in the analysis </w:t>
      </w:r>
      <w:r w:rsidR="00A353F6">
        <w:rPr>
          <w:rFonts w:ascii="Times New Roman" w:hAnsi="Times New Roman" w:cs="Times New Roman"/>
          <w:sz w:val="24"/>
          <w:szCs w:val="24"/>
        </w:rPr>
        <w:t>as well as the sample size used (Lai &amp; Liu, 2018).</w:t>
      </w:r>
      <w:r w:rsidR="00756E25">
        <w:rPr>
          <w:rFonts w:ascii="Times New Roman" w:hAnsi="Times New Roman" w:cs="Times New Roman"/>
          <w:sz w:val="24"/>
          <w:szCs w:val="24"/>
        </w:rPr>
        <w:t xml:space="preserve">  This may account for the discrepancy between the results of the Hosemer-Lemeshow Test and the Omnibus Test.</w:t>
      </w:r>
    </w:p>
    <w:p w14:paraId="458AF336" w14:textId="77777777" w:rsidR="00FF7FFC" w:rsidRDefault="00FF7FFC">
      <w:pPr>
        <w:rPr>
          <w:rFonts w:ascii="Times New Roman" w:hAnsi="Times New Roman" w:cs="Times New Roman"/>
          <w:sz w:val="24"/>
          <w:szCs w:val="24"/>
        </w:rPr>
      </w:pPr>
      <w:r>
        <w:rPr>
          <w:rFonts w:ascii="Times New Roman" w:hAnsi="Times New Roman" w:cs="Times New Roman"/>
          <w:sz w:val="24"/>
          <w:szCs w:val="24"/>
        </w:rPr>
        <w:br w:type="page"/>
      </w:r>
    </w:p>
    <w:p w14:paraId="7EA13D66" w14:textId="77777777"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6</w:t>
      </w:r>
    </w:p>
    <w:p w14:paraId="0ABD69A5" w14:textId="77777777"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Hosmer-Lemeshow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14:paraId="539325DD" w14:textId="77777777" w:rsidTr="004A2BFE">
        <w:trPr>
          <w:cantSplit/>
        </w:trPr>
        <w:tc>
          <w:tcPr>
            <w:tcW w:w="733" w:type="dxa"/>
            <w:tcBorders>
              <w:top w:val="nil"/>
              <w:left w:val="nil"/>
              <w:bottom w:val="single" w:sz="8" w:space="0" w:color="152935"/>
              <w:right w:val="nil"/>
            </w:tcBorders>
            <w:shd w:val="clear" w:color="auto" w:fill="FFFFFF"/>
            <w:vAlign w:val="bottom"/>
          </w:tcPr>
          <w:p w14:paraId="1F8A8E86"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14:paraId="218A6B45" w14:textId="77777777"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5641FF92" w14:textId="77777777"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df</w:t>
            </w:r>
          </w:p>
        </w:tc>
        <w:tc>
          <w:tcPr>
            <w:tcW w:w="1025" w:type="dxa"/>
            <w:tcBorders>
              <w:top w:val="nil"/>
              <w:left w:val="single" w:sz="8" w:space="0" w:color="E0E0E0"/>
              <w:bottom w:val="single" w:sz="8" w:space="0" w:color="152935"/>
              <w:right w:val="nil"/>
            </w:tcBorders>
            <w:shd w:val="clear" w:color="auto" w:fill="FFFFFF"/>
            <w:vAlign w:val="bottom"/>
          </w:tcPr>
          <w:p w14:paraId="3CF66526" w14:textId="77777777"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14:paraId="00EAD234" w14:textId="77777777" w:rsidTr="004A2BFE">
        <w:trPr>
          <w:cantSplit/>
        </w:trPr>
        <w:tc>
          <w:tcPr>
            <w:tcW w:w="733" w:type="dxa"/>
            <w:tcBorders>
              <w:top w:val="single" w:sz="8" w:space="0" w:color="152935"/>
              <w:left w:val="nil"/>
              <w:bottom w:val="single" w:sz="8" w:space="0" w:color="152935"/>
              <w:right w:val="nil"/>
            </w:tcBorders>
            <w:shd w:val="clear" w:color="auto" w:fill="E0E0E0"/>
          </w:tcPr>
          <w:p w14:paraId="4F207EED"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14:paraId="2CB23CAA"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14:paraId="4CCE152E"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14:paraId="190F743C"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14:paraId="4B8ED567" w14:textId="77777777"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14:paraId="419DB952" w14:textId="77777777"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7</w:t>
      </w:r>
    </w:p>
    <w:p w14:paraId="5ADB491E" w14:textId="77777777"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Hosmer-Lemeshow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14:paraId="2341246D" w14:textId="77777777" w:rsidTr="004A2BFE">
        <w:trPr>
          <w:cantSplit/>
        </w:trPr>
        <w:tc>
          <w:tcPr>
            <w:tcW w:w="1562" w:type="dxa"/>
            <w:gridSpan w:val="2"/>
            <w:vMerge w:val="restart"/>
            <w:tcBorders>
              <w:top w:val="nil"/>
              <w:left w:val="nil"/>
              <w:bottom w:val="nil"/>
              <w:right w:val="nil"/>
            </w:tcBorders>
            <w:shd w:val="clear" w:color="auto" w:fill="FFFFFF"/>
            <w:vAlign w:val="bottom"/>
          </w:tcPr>
          <w:p w14:paraId="2990E4EF" w14:textId="77777777"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14:paraId="36AB60EB" w14:textId="77777777"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14:paraId="67B1E4C5" w14:textId="77777777"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14:paraId="2EA24BC2" w14:textId="77777777"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14:paraId="02849521" w14:textId="77777777" w:rsidTr="004A2BFE">
        <w:trPr>
          <w:cantSplit/>
        </w:trPr>
        <w:tc>
          <w:tcPr>
            <w:tcW w:w="1562" w:type="dxa"/>
            <w:gridSpan w:val="2"/>
            <w:vMerge/>
            <w:tcBorders>
              <w:top w:val="nil"/>
              <w:left w:val="nil"/>
              <w:bottom w:val="nil"/>
              <w:right w:val="nil"/>
            </w:tcBorders>
            <w:shd w:val="clear" w:color="auto" w:fill="FFFFFF"/>
            <w:vAlign w:val="bottom"/>
          </w:tcPr>
          <w:p w14:paraId="151F2000" w14:textId="77777777"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14:paraId="661B4E87" w14:textId="77777777"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14:paraId="40A08987" w14:textId="77777777"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14:paraId="69C8DCE0" w14:textId="77777777"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14:paraId="59CE7F99" w14:textId="77777777"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14:paraId="620204F2" w14:textId="77777777"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14:paraId="0474E7FD" w14:textId="77777777" w:rsidTr="004A2BFE">
        <w:trPr>
          <w:cantSplit/>
        </w:trPr>
        <w:tc>
          <w:tcPr>
            <w:tcW w:w="827" w:type="dxa"/>
            <w:vMerge w:val="restart"/>
            <w:tcBorders>
              <w:top w:val="single" w:sz="8" w:space="0" w:color="152935"/>
              <w:left w:val="nil"/>
              <w:bottom w:val="single" w:sz="8" w:space="0" w:color="152935"/>
              <w:right w:val="nil"/>
            </w:tcBorders>
            <w:shd w:val="clear" w:color="auto" w:fill="E0E0E0"/>
          </w:tcPr>
          <w:p w14:paraId="3359C4F7"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14:paraId="15E6177E"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14:paraId="37200C7F"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14:paraId="638C482A"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14:paraId="17B95FE8"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14:paraId="3DA1094B"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14:paraId="65EE5D0F"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14:paraId="37C9BD99" w14:textId="77777777" w:rsidTr="004A2BFE">
        <w:trPr>
          <w:cantSplit/>
        </w:trPr>
        <w:tc>
          <w:tcPr>
            <w:tcW w:w="827" w:type="dxa"/>
            <w:vMerge/>
            <w:tcBorders>
              <w:top w:val="single" w:sz="8" w:space="0" w:color="152935"/>
              <w:left w:val="nil"/>
              <w:bottom w:val="single" w:sz="8" w:space="0" w:color="152935"/>
              <w:right w:val="nil"/>
            </w:tcBorders>
            <w:shd w:val="clear" w:color="auto" w:fill="E0E0E0"/>
          </w:tcPr>
          <w:p w14:paraId="13F478BB" w14:textId="77777777"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14:paraId="24C84AAB"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14:paraId="32E54675"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20CCC328"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14:paraId="6A67A866"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25B44D36"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14:paraId="1102E9A3"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14:paraId="25185E73" w14:textId="77777777" w:rsidTr="004A2BFE">
        <w:trPr>
          <w:cantSplit/>
        </w:trPr>
        <w:tc>
          <w:tcPr>
            <w:tcW w:w="827" w:type="dxa"/>
            <w:vMerge/>
            <w:tcBorders>
              <w:top w:val="single" w:sz="8" w:space="0" w:color="152935"/>
              <w:left w:val="nil"/>
              <w:bottom w:val="single" w:sz="8" w:space="0" w:color="152935"/>
              <w:right w:val="nil"/>
            </w:tcBorders>
            <w:shd w:val="clear" w:color="auto" w:fill="E0E0E0"/>
          </w:tcPr>
          <w:p w14:paraId="517B76F0" w14:textId="77777777"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14:paraId="088EC5A9"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14:paraId="68418A28"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355E0F5A"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14:paraId="747FBBF8"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635B15D9"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14:paraId="3862104E"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14:paraId="07CB5CF2" w14:textId="77777777" w:rsidTr="004A2BFE">
        <w:trPr>
          <w:cantSplit/>
        </w:trPr>
        <w:tc>
          <w:tcPr>
            <w:tcW w:w="827" w:type="dxa"/>
            <w:vMerge/>
            <w:tcBorders>
              <w:top w:val="single" w:sz="8" w:space="0" w:color="152935"/>
              <w:left w:val="nil"/>
              <w:bottom w:val="single" w:sz="8" w:space="0" w:color="152935"/>
              <w:right w:val="nil"/>
            </w:tcBorders>
            <w:shd w:val="clear" w:color="auto" w:fill="E0E0E0"/>
          </w:tcPr>
          <w:p w14:paraId="32EC1AA6" w14:textId="77777777"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14:paraId="26C726FA"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14:paraId="412F0209"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436DFC78"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14:paraId="6D7B6254"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31782F72"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14:paraId="6AC0F6DD"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14:paraId="245EBB35" w14:textId="77777777" w:rsidTr="004A2BFE">
        <w:trPr>
          <w:cantSplit/>
        </w:trPr>
        <w:tc>
          <w:tcPr>
            <w:tcW w:w="827" w:type="dxa"/>
            <w:vMerge/>
            <w:tcBorders>
              <w:top w:val="single" w:sz="8" w:space="0" w:color="152935"/>
              <w:left w:val="nil"/>
              <w:bottom w:val="single" w:sz="8" w:space="0" w:color="152935"/>
              <w:right w:val="nil"/>
            </w:tcBorders>
            <w:shd w:val="clear" w:color="auto" w:fill="E0E0E0"/>
          </w:tcPr>
          <w:p w14:paraId="1FB96F88" w14:textId="77777777"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14:paraId="27F8700D"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14:paraId="00EF6CAE"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7C290D66"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14:paraId="4DF3F91E"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23A8CB0B"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14:paraId="1D8221FD"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14:paraId="69BF2A19" w14:textId="77777777" w:rsidTr="004A2BFE">
        <w:trPr>
          <w:cantSplit/>
        </w:trPr>
        <w:tc>
          <w:tcPr>
            <w:tcW w:w="827" w:type="dxa"/>
            <w:vMerge/>
            <w:tcBorders>
              <w:top w:val="single" w:sz="8" w:space="0" w:color="152935"/>
              <w:left w:val="nil"/>
              <w:bottom w:val="single" w:sz="8" w:space="0" w:color="152935"/>
              <w:right w:val="nil"/>
            </w:tcBorders>
            <w:shd w:val="clear" w:color="auto" w:fill="E0E0E0"/>
          </w:tcPr>
          <w:p w14:paraId="6140A0FE" w14:textId="77777777"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14:paraId="076D07B8"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14:paraId="7CCDD058"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7EBEAA23"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14:paraId="73920FC0"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45732F83"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14:paraId="6EF28AAE"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14:paraId="4D6B40B1" w14:textId="77777777" w:rsidTr="004A2BFE">
        <w:trPr>
          <w:cantSplit/>
        </w:trPr>
        <w:tc>
          <w:tcPr>
            <w:tcW w:w="827" w:type="dxa"/>
            <w:vMerge/>
            <w:tcBorders>
              <w:top w:val="single" w:sz="8" w:space="0" w:color="152935"/>
              <w:left w:val="nil"/>
              <w:bottom w:val="single" w:sz="8" w:space="0" w:color="152935"/>
              <w:right w:val="nil"/>
            </w:tcBorders>
            <w:shd w:val="clear" w:color="auto" w:fill="E0E0E0"/>
          </w:tcPr>
          <w:p w14:paraId="65BEE8B5" w14:textId="77777777"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14:paraId="67F2499C"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14:paraId="54FEC80D"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4D4D8785"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14:paraId="3254C944"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79BA0845"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14:paraId="70DC45B6"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14:paraId="757ADEDC" w14:textId="77777777" w:rsidTr="004A2BFE">
        <w:trPr>
          <w:cantSplit/>
        </w:trPr>
        <w:tc>
          <w:tcPr>
            <w:tcW w:w="827" w:type="dxa"/>
            <w:vMerge/>
            <w:tcBorders>
              <w:top w:val="single" w:sz="8" w:space="0" w:color="152935"/>
              <w:left w:val="nil"/>
              <w:bottom w:val="single" w:sz="8" w:space="0" w:color="152935"/>
              <w:right w:val="nil"/>
            </w:tcBorders>
            <w:shd w:val="clear" w:color="auto" w:fill="E0E0E0"/>
          </w:tcPr>
          <w:p w14:paraId="269D9D98" w14:textId="77777777"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14:paraId="07B39B27"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14:paraId="1053CCDC"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79E6D568"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14:paraId="2795ED8B"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3DC6C397"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14:paraId="0D4A4662"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14:paraId="0593CD1E" w14:textId="77777777" w:rsidTr="004A2BFE">
        <w:trPr>
          <w:cantSplit/>
        </w:trPr>
        <w:tc>
          <w:tcPr>
            <w:tcW w:w="827" w:type="dxa"/>
            <w:vMerge/>
            <w:tcBorders>
              <w:top w:val="single" w:sz="8" w:space="0" w:color="152935"/>
              <w:left w:val="nil"/>
              <w:bottom w:val="single" w:sz="8" w:space="0" w:color="152935"/>
              <w:right w:val="nil"/>
            </w:tcBorders>
            <w:shd w:val="clear" w:color="auto" w:fill="E0E0E0"/>
          </w:tcPr>
          <w:p w14:paraId="05C4A625" w14:textId="77777777"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14:paraId="6426959B"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14:paraId="3746560B"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205FABB4"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14:paraId="114AEBB7"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14:paraId="02417E5C"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14:paraId="25994FB6"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14:paraId="4A4D5B09" w14:textId="77777777" w:rsidTr="004A2BFE">
        <w:trPr>
          <w:cantSplit/>
        </w:trPr>
        <w:tc>
          <w:tcPr>
            <w:tcW w:w="827" w:type="dxa"/>
            <w:vMerge/>
            <w:tcBorders>
              <w:top w:val="single" w:sz="8" w:space="0" w:color="152935"/>
              <w:left w:val="nil"/>
              <w:bottom w:val="single" w:sz="8" w:space="0" w:color="152935"/>
              <w:right w:val="nil"/>
            </w:tcBorders>
            <w:shd w:val="clear" w:color="auto" w:fill="E0E0E0"/>
          </w:tcPr>
          <w:p w14:paraId="1230B3C5" w14:textId="77777777"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14:paraId="716D450F" w14:textId="77777777"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14:paraId="07FF4F02"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14:paraId="6886AB42"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14:paraId="1164F146"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14:paraId="6888CC4A"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14:paraId="6312261F" w14:textId="77777777"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14:paraId="14AA5811" w14:textId="77777777" w:rsidR="000A6CD9" w:rsidRDefault="000A6CD9" w:rsidP="00EE7743">
      <w:pPr>
        <w:spacing w:after="0" w:line="480" w:lineRule="auto"/>
        <w:jc w:val="center"/>
        <w:rPr>
          <w:rFonts w:ascii="Times New Roman" w:hAnsi="Times New Roman" w:cs="Times New Roman"/>
          <w:b/>
          <w:sz w:val="24"/>
          <w:szCs w:val="24"/>
        </w:rPr>
      </w:pPr>
    </w:p>
    <w:p w14:paraId="660137F3" w14:textId="77777777" w:rsidR="00250EC3" w:rsidRPr="0003023E" w:rsidRDefault="00250EC3" w:rsidP="00EE7743">
      <w:pPr>
        <w:spacing w:after="0" w:line="480" w:lineRule="auto"/>
        <w:jc w:val="center"/>
        <w:rPr>
          <w:rFonts w:ascii="Times New Roman" w:hAnsi="Times New Roman" w:cs="Times New Roman"/>
          <w:b/>
          <w:sz w:val="24"/>
          <w:szCs w:val="24"/>
        </w:rPr>
      </w:pPr>
      <w:bookmarkStart w:id="62" w:name="Discussion"/>
      <w:bookmarkEnd w:id="62"/>
      <w:r w:rsidRPr="0003023E">
        <w:rPr>
          <w:rFonts w:ascii="Times New Roman" w:hAnsi="Times New Roman" w:cs="Times New Roman"/>
          <w:b/>
          <w:sz w:val="24"/>
          <w:szCs w:val="24"/>
        </w:rPr>
        <w:t>Discussion</w:t>
      </w:r>
    </w:p>
    <w:p w14:paraId="57CC52D2" w14:textId="77777777" w:rsidR="00CD00EE" w:rsidRDefault="00CD00EE" w:rsidP="00515BF4">
      <w:pPr>
        <w:spacing w:after="0" w:line="480" w:lineRule="auto"/>
        <w:rPr>
          <w:rFonts w:ascii="Times New Roman" w:hAnsi="Times New Roman" w:cs="Times New Roman"/>
          <w:b/>
          <w:sz w:val="24"/>
          <w:szCs w:val="24"/>
        </w:rPr>
      </w:pPr>
      <w:commentRangeStart w:id="63"/>
      <w:r>
        <w:rPr>
          <w:rFonts w:ascii="Times New Roman" w:hAnsi="Times New Roman" w:cs="Times New Roman"/>
          <w:b/>
          <w:sz w:val="24"/>
          <w:szCs w:val="24"/>
        </w:rPr>
        <w:t>Findings</w:t>
      </w:r>
      <w:commentRangeEnd w:id="63"/>
      <w:r w:rsidR="00E65BC2">
        <w:rPr>
          <w:rStyle w:val="CommentReference"/>
        </w:rPr>
        <w:commentReference w:id="63"/>
      </w:r>
    </w:p>
    <w:p w14:paraId="5492318F" w14:textId="77777777" w:rsidR="00C13A4E" w:rsidRDefault="00CD00E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The results of this study suggest that it is feasible to consider alternative measures of technology transfer that capture aspects not reflected in measures used in previous studies.  Doing so could significantly improve the construct validity and content validity of approaches used to assess technology transfer performance.</w:t>
      </w:r>
    </w:p>
    <w:p w14:paraId="07840AAD" w14:textId="77777777" w:rsidR="00CD00EE" w:rsidRPr="00CD00EE" w:rsidRDefault="00C13A4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77826">
        <w:rPr>
          <w:rFonts w:ascii="Times New Roman" w:hAnsi="Times New Roman" w:cs="Times New Roman"/>
          <w:sz w:val="24"/>
          <w:szCs w:val="24"/>
        </w:rPr>
        <w:t>The study provides</w:t>
      </w:r>
      <w:r>
        <w:rPr>
          <w:rFonts w:ascii="Times New Roman" w:hAnsi="Times New Roman" w:cs="Times New Roman"/>
          <w:sz w:val="24"/>
          <w:szCs w:val="24"/>
        </w:rPr>
        <w:t xml:space="preserve"> additional insight about the nature of the relationship between technology transfer outcomes and factors believed to drive the technology transfer process.  While the number of claims of a patent was </w:t>
      </w:r>
      <w:r w:rsidR="002D34C1">
        <w:rPr>
          <w:rFonts w:ascii="Times New Roman" w:hAnsi="Times New Roman" w:cs="Times New Roman"/>
          <w:sz w:val="24"/>
          <w:szCs w:val="24"/>
        </w:rPr>
        <w:t>positively associated with</w:t>
      </w:r>
      <w:r>
        <w:rPr>
          <w:rFonts w:ascii="Times New Roman" w:hAnsi="Times New Roman" w:cs="Times New Roman"/>
          <w:sz w:val="24"/>
          <w:szCs w:val="24"/>
        </w:rPr>
        <w:t xml:space="preserve"> </w:t>
      </w:r>
      <w:r w:rsidR="002D34C1">
        <w:rPr>
          <w:rFonts w:ascii="Times New Roman" w:hAnsi="Times New Roman" w:cs="Times New Roman"/>
          <w:sz w:val="24"/>
          <w:szCs w:val="24"/>
        </w:rPr>
        <w:t xml:space="preserve">desired </w:t>
      </w:r>
      <w:r>
        <w:rPr>
          <w:rFonts w:ascii="Times New Roman" w:hAnsi="Times New Roman" w:cs="Times New Roman"/>
          <w:sz w:val="24"/>
          <w:szCs w:val="24"/>
        </w:rPr>
        <w:t xml:space="preserve">technology </w:t>
      </w:r>
      <w:r>
        <w:rPr>
          <w:rFonts w:ascii="Times New Roman" w:hAnsi="Times New Roman" w:cs="Times New Roman"/>
          <w:sz w:val="24"/>
          <w:szCs w:val="24"/>
        </w:rPr>
        <w:lastRenderedPageBreak/>
        <w:t xml:space="preserve">transfer outcomes as measured by the number of citations a patent receives from other patents, the strength of the relationship was much less than </w:t>
      </w:r>
      <w:r w:rsidR="00B77826">
        <w:rPr>
          <w:rFonts w:ascii="Times New Roman" w:hAnsi="Times New Roman" w:cs="Times New Roman"/>
          <w:sz w:val="24"/>
          <w:szCs w:val="24"/>
        </w:rPr>
        <w:t xml:space="preserve">initially </w:t>
      </w:r>
      <w:r>
        <w:rPr>
          <w:rFonts w:ascii="Times New Roman" w:hAnsi="Times New Roman" w:cs="Times New Roman"/>
          <w:sz w:val="24"/>
          <w:szCs w:val="24"/>
        </w:rPr>
        <w:t xml:space="preserve">expected.  The study demonstrated that by far the generality of the patent had the strongest </w:t>
      </w:r>
      <w:r w:rsidR="002D34C1">
        <w:rPr>
          <w:rFonts w:ascii="Times New Roman" w:hAnsi="Times New Roman" w:cs="Times New Roman"/>
          <w:sz w:val="24"/>
          <w:szCs w:val="24"/>
        </w:rPr>
        <w:t xml:space="preserve">positive </w:t>
      </w:r>
      <w:r>
        <w:rPr>
          <w:rFonts w:ascii="Times New Roman" w:hAnsi="Times New Roman" w:cs="Times New Roman"/>
          <w:sz w:val="24"/>
          <w:szCs w:val="24"/>
        </w:rPr>
        <w:t xml:space="preserve">association with technology transfer outcomes.  </w:t>
      </w:r>
      <w:r w:rsidR="00280959">
        <w:rPr>
          <w:rFonts w:ascii="Times New Roman" w:hAnsi="Times New Roman" w:cs="Times New Roman"/>
          <w:sz w:val="24"/>
          <w:szCs w:val="24"/>
        </w:rPr>
        <w:t>T</w:t>
      </w:r>
      <w:r>
        <w:rPr>
          <w:rFonts w:ascii="Times New Roman" w:hAnsi="Times New Roman" w:cs="Times New Roman"/>
          <w:sz w:val="24"/>
          <w:szCs w:val="24"/>
        </w:rPr>
        <w:t xml:space="preserve">he study revealed that the originality of a patent </w:t>
      </w:r>
      <w:r w:rsidR="00280959">
        <w:rPr>
          <w:rFonts w:ascii="Times New Roman" w:hAnsi="Times New Roman" w:cs="Times New Roman"/>
          <w:sz w:val="24"/>
          <w:szCs w:val="24"/>
        </w:rPr>
        <w:t xml:space="preserve">also </w:t>
      </w:r>
      <w:r>
        <w:rPr>
          <w:rFonts w:ascii="Times New Roman" w:hAnsi="Times New Roman" w:cs="Times New Roman"/>
          <w:sz w:val="24"/>
          <w:szCs w:val="24"/>
        </w:rPr>
        <w:t>had a fairly strong association with outcomes but this</w:t>
      </w:r>
      <w:r w:rsidR="00280959">
        <w:rPr>
          <w:rFonts w:ascii="Times New Roman" w:hAnsi="Times New Roman" w:cs="Times New Roman"/>
          <w:sz w:val="24"/>
          <w:szCs w:val="24"/>
        </w:rPr>
        <w:t xml:space="preserve"> association was negative, which was somewhat surprising.  Likewise, it showed that the year a patent was granted also had a negative association with the number of citations it received from other patents, but this may be due to truncation effects in the data</w:t>
      </w:r>
      <w:r w:rsidR="002D34C1">
        <w:rPr>
          <w:rFonts w:ascii="Times New Roman" w:hAnsi="Times New Roman" w:cs="Times New Roman"/>
          <w:sz w:val="24"/>
          <w:szCs w:val="24"/>
        </w:rPr>
        <w:t xml:space="preserve"> (Hall, Jaffe &amp; Trajtenberg, 2001)</w:t>
      </w:r>
      <w:r w:rsidR="00280959">
        <w:rPr>
          <w:rFonts w:ascii="Times New Roman" w:hAnsi="Times New Roman" w:cs="Times New Roman"/>
          <w:sz w:val="24"/>
          <w:szCs w:val="24"/>
        </w:rPr>
        <w:t>.</w:t>
      </w:r>
    </w:p>
    <w:p w14:paraId="6F9A4C83" w14:textId="77777777"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14:paraId="0D762A3D" w14:textId="77777777"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w:t>
      </w:r>
      <w:r w:rsidR="00B77826">
        <w:rPr>
          <w:rFonts w:ascii="Times New Roman" w:hAnsi="Times New Roman" w:cs="Times New Roman"/>
          <w:sz w:val="24"/>
          <w:szCs w:val="24"/>
        </w:rPr>
        <w:t xml:space="preserve">developing best practices and </w:t>
      </w:r>
      <w:r w:rsidRPr="00515BF4">
        <w:rPr>
          <w:rFonts w:ascii="Times New Roman" w:hAnsi="Times New Roman" w:cs="Times New Roman"/>
          <w:sz w:val="24"/>
          <w:szCs w:val="24"/>
        </w:rPr>
        <w:t xml:space="preserve">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w:t>
      </w:r>
      <w:r w:rsidR="00933AE3">
        <w:rPr>
          <w:rFonts w:ascii="Times New Roman" w:hAnsi="Times New Roman" w:cs="Times New Roman"/>
          <w:sz w:val="24"/>
          <w:szCs w:val="24"/>
        </w:rPr>
        <w:t>how technology transfer perfor</w:t>
      </w:r>
      <w:r w:rsidR="00B77826">
        <w:rPr>
          <w:rFonts w:ascii="Times New Roman" w:hAnsi="Times New Roman" w:cs="Times New Roman"/>
          <w:sz w:val="24"/>
          <w:szCs w:val="24"/>
        </w:rPr>
        <w:t>mance is currently perceived as well as</w:t>
      </w:r>
      <w:r w:rsidR="00933AE3">
        <w:rPr>
          <w:rFonts w:ascii="Times New Roman" w:hAnsi="Times New Roman" w:cs="Times New Roman"/>
          <w:sz w:val="24"/>
          <w:szCs w:val="24"/>
        </w:rPr>
        <w:t xml:space="preserve"> </w:t>
      </w:r>
      <w:r w:rsidR="00135A7B">
        <w:rPr>
          <w:rFonts w:ascii="Times New Roman" w:hAnsi="Times New Roman" w:cs="Times New Roman"/>
          <w:sz w:val="24"/>
          <w:szCs w:val="24"/>
        </w:rPr>
        <w:t>the objectives of policymakers with regard to technology transfer</w:t>
      </w:r>
      <w:r w:rsidR="00B77826">
        <w:rPr>
          <w:rFonts w:ascii="Times New Roman" w:hAnsi="Times New Roman" w:cs="Times New Roman"/>
          <w:sz w:val="24"/>
          <w:szCs w:val="24"/>
        </w:rPr>
        <w:t xml:space="preserve"> policy</w:t>
      </w:r>
      <w:r w:rsidR="00135A7B">
        <w:rPr>
          <w:rFonts w:ascii="Times New Roman" w:hAnsi="Times New Roman" w:cs="Times New Roman"/>
          <w:sz w:val="24"/>
          <w:szCs w:val="24"/>
        </w:rPr>
        <w:t xml:space="preserve">.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14:paraId="093F2853" w14:textId="77777777"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14:paraId="56FABA8A" w14:textId="77777777"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w:t>
      </w:r>
      <w:r w:rsidR="00B77826">
        <w:rPr>
          <w:rFonts w:ascii="Times New Roman" w:hAnsi="Times New Roman" w:cs="Times New Roman"/>
          <w:sz w:val="24"/>
          <w:szCs w:val="24"/>
        </w:rPr>
        <w:t xml:space="preserve">e study </w:t>
      </w:r>
      <w:r w:rsidRPr="00515BF4">
        <w:rPr>
          <w:rFonts w:ascii="Times New Roman" w:hAnsi="Times New Roman" w:cs="Times New Roman"/>
          <w:sz w:val="24"/>
          <w:szCs w:val="24"/>
        </w:rPr>
        <w:t xml:space="preserve"> focused on patent data for a five year period from 1995 to 1999, findings based on the data may not be relevant to time frames before or after this period.  Additionally, there is a truncation </w:t>
      </w:r>
      <w:r w:rsidRPr="00515BF4">
        <w:rPr>
          <w:rFonts w:ascii="Times New Roman" w:hAnsi="Times New Roman" w:cs="Times New Roman"/>
          <w:sz w:val="24"/>
          <w:szCs w:val="24"/>
        </w:rPr>
        <w:lastRenderedPageBreak/>
        <w:t>effect in the data</w:t>
      </w:r>
      <w:r w:rsidR="002D34C1">
        <w:rPr>
          <w:rFonts w:ascii="Times New Roman" w:hAnsi="Times New Roman" w:cs="Times New Roman"/>
          <w:sz w:val="24"/>
          <w:szCs w:val="24"/>
        </w:rPr>
        <w:t xml:space="preserve"> (Hall, Jaffe &amp; Trajtenber, 2001)</w:t>
      </w:r>
      <w:r w:rsidRPr="00515BF4">
        <w:rPr>
          <w:rFonts w:ascii="Times New Roman" w:hAnsi="Times New Roman" w:cs="Times New Roman"/>
          <w:sz w:val="24"/>
          <w:szCs w:val="24"/>
        </w:rPr>
        <w:t>.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14:paraId="6BD3176C" w14:textId="77777777"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14:paraId="1C367B87" w14:textId="77777777"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There are several opportunities to improve upon and extend the analysis presented in this paper.  </w:t>
      </w:r>
      <w:r w:rsidR="002D34C1">
        <w:rPr>
          <w:rFonts w:ascii="Times New Roman" w:hAnsi="Times New Roman" w:cs="Times New Roman"/>
          <w:sz w:val="24"/>
          <w:szCs w:val="24"/>
        </w:rPr>
        <w:t>I</w:t>
      </w:r>
      <w:r w:rsidRPr="00515BF4">
        <w:rPr>
          <w:rFonts w:ascii="Times New Roman" w:hAnsi="Times New Roman" w:cs="Times New Roman"/>
          <w:sz w:val="24"/>
          <w:szCs w:val="24"/>
        </w:rPr>
        <w:t>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w:t>
      </w:r>
      <w:r w:rsidR="00B77826">
        <w:rPr>
          <w:rFonts w:ascii="Times New Roman" w:hAnsi="Times New Roman" w:cs="Times New Roman"/>
          <w:sz w:val="24"/>
          <w:szCs w:val="24"/>
        </w:rPr>
        <w:t xml:space="preserve">broadness of applicability </w:t>
      </w:r>
      <w:r w:rsidR="0031708C">
        <w:rPr>
          <w:rFonts w:ascii="Times New Roman" w:hAnsi="Times New Roman" w:cs="Times New Roman"/>
          <w:sz w:val="24"/>
          <w:szCs w:val="24"/>
        </w:rPr>
        <w:t xml:space="preserve">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w:t>
      </w:r>
      <w:r w:rsidR="00B77826">
        <w:rPr>
          <w:rFonts w:ascii="Times New Roman" w:hAnsi="Times New Roman" w:cs="Times New Roman"/>
          <w:sz w:val="24"/>
          <w:szCs w:val="24"/>
        </w:rPr>
        <w:t xml:space="preserve">what drives </w:t>
      </w:r>
      <w:r w:rsidR="001A4952">
        <w:rPr>
          <w:rFonts w:ascii="Times New Roman" w:hAnsi="Times New Roman" w:cs="Times New Roman"/>
          <w:sz w:val="24"/>
          <w:szCs w:val="24"/>
        </w:rPr>
        <w:t xml:space="preserve">technology transfer outcomes.  </w:t>
      </w:r>
      <w:r w:rsidR="00792965">
        <w:rPr>
          <w:rFonts w:ascii="Times New Roman" w:hAnsi="Times New Roman" w:cs="Times New Roman"/>
          <w:sz w:val="24"/>
          <w:szCs w:val="24"/>
        </w:rPr>
        <w:t xml:space="preserve">The TRL scale provides an indication of the level of development of a technology.  </w:t>
      </w:r>
      <w:r w:rsidR="001A4952">
        <w:rPr>
          <w:rFonts w:ascii="Times New Roman" w:hAnsi="Times New Roman" w:cs="Times New Roman"/>
          <w:sz w:val="24"/>
          <w:szCs w:val="24"/>
        </w:rPr>
        <w:t>Repeating the standard multiple regression and hierarchical regression analyses using the natural logarithm of the number of citations receive as the dependent variable would provide a common basis of comparison for the various types of 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various path models could help identify the strongest causal linkages between the </w:t>
      </w:r>
      <w:r w:rsidR="00B77826">
        <w:rPr>
          <w:rFonts w:ascii="Times New Roman" w:hAnsi="Times New Roman" w:cs="Times New Roman"/>
          <w:sz w:val="24"/>
          <w:szCs w:val="24"/>
        </w:rPr>
        <w:t>independent variables</w:t>
      </w:r>
      <w:r w:rsidR="001A7745">
        <w:rPr>
          <w:rFonts w:ascii="Times New Roman" w:hAnsi="Times New Roman" w:cs="Times New Roman"/>
          <w:sz w:val="24"/>
          <w:szCs w:val="24"/>
        </w:rPr>
        <w:t xml:space="preserve"> used in the model.</w:t>
      </w:r>
    </w:p>
    <w:p w14:paraId="712DB618" w14:textId="77777777" w:rsidR="0035488A" w:rsidRDefault="0035488A">
      <w:pPr>
        <w:rPr>
          <w:rFonts w:ascii="Times New Roman" w:hAnsi="Times New Roman" w:cs="Times New Roman"/>
          <w:b/>
          <w:sz w:val="24"/>
          <w:szCs w:val="24"/>
        </w:rPr>
      </w:pPr>
      <w:bookmarkStart w:id="64" w:name="Conclusion"/>
      <w:bookmarkEnd w:id="64"/>
      <w:r>
        <w:rPr>
          <w:rFonts w:ascii="Times New Roman" w:hAnsi="Times New Roman" w:cs="Times New Roman"/>
          <w:b/>
          <w:sz w:val="24"/>
          <w:szCs w:val="24"/>
        </w:rPr>
        <w:br w:type="page"/>
      </w:r>
    </w:p>
    <w:p w14:paraId="01AF9E93" w14:textId="77777777"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Conclusion</w:t>
      </w:r>
    </w:p>
    <w:p w14:paraId="49631796" w14:textId="77777777" w:rsidR="00556E08" w:rsidRDefault="00250EC3" w:rsidP="00B778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 xml:space="preserve">suggest that it may be feasible to consider alternative measures of technology transfer that capture aspects not reflected in measures used in previous </w:t>
      </w:r>
      <w:r w:rsidR="00B77826">
        <w:rPr>
          <w:rFonts w:ascii="Times New Roman" w:hAnsi="Times New Roman" w:cs="Times New Roman"/>
          <w:sz w:val="24"/>
          <w:szCs w:val="24"/>
        </w:rPr>
        <w:t>approaches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r w:rsidR="00556E08">
        <w:rPr>
          <w:rFonts w:ascii="Times New Roman" w:hAnsi="Times New Roman" w:cs="Times New Roman"/>
          <w:sz w:val="24"/>
          <w:szCs w:val="24"/>
        </w:rPr>
        <w:br w:type="page"/>
      </w:r>
    </w:p>
    <w:p w14:paraId="798CB972" w14:textId="77777777" w:rsidR="00556E08" w:rsidRDefault="00556E08" w:rsidP="00515BF4">
      <w:pPr>
        <w:spacing w:after="0" w:line="480" w:lineRule="auto"/>
        <w:jc w:val="center"/>
        <w:rPr>
          <w:rFonts w:ascii="Times New Roman" w:hAnsi="Times New Roman" w:cs="Times New Roman"/>
          <w:sz w:val="24"/>
          <w:szCs w:val="24"/>
        </w:rPr>
      </w:pPr>
      <w:bookmarkStart w:id="65" w:name="References"/>
      <w:bookmarkEnd w:id="65"/>
      <w:r>
        <w:rPr>
          <w:rFonts w:ascii="Times New Roman" w:hAnsi="Times New Roman" w:cs="Times New Roman"/>
          <w:sz w:val="24"/>
          <w:szCs w:val="24"/>
        </w:rPr>
        <w:lastRenderedPageBreak/>
        <w:t>References</w:t>
      </w:r>
    </w:p>
    <w:p w14:paraId="26B34719" w14:textId="77777777" w:rsidR="00442447" w:rsidRPr="001A480C" w:rsidRDefault="00442447" w:rsidP="00442447">
      <w:pPr>
        <w:spacing w:after="0" w:line="480" w:lineRule="auto"/>
        <w:ind w:left="720" w:hanging="720"/>
        <w:rPr>
          <w:rFonts w:ascii="Times New Roman" w:hAnsi="Times New Roman" w:cs="Times New Roman"/>
          <w:sz w:val="24"/>
          <w:szCs w:val="24"/>
        </w:rPr>
      </w:pPr>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 xml:space="preserve">nt of Science [AAAS].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14:paraId="46BB4726" w14:textId="77777777" w:rsidR="00442447" w:rsidRDefault="00442447" w:rsidP="00442447">
      <w:pPr>
        <w:spacing w:after="0" w:line="480" w:lineRule="auto"/>
        <w:ind w:left="720" w:hanging="720"/>
        <w:rPr>
          <w:rFonts w:ascii="Times New Roman" w:hAnsi="Times New Roman" w:cs="Times New Roman"/>
          <w:sz w:val="24"/>
          <w:szCs w:val="24"/>
        </w:rPr>
      </w:pPr>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 xml:space="preserve">nt of Science [AAAS]. (2018b).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 Retrieved from https://www.aaas.org/page/rd-colleges-and-universities</w:t>
      </w:r>
    </w:p>
    <w:p w14:paraId="19A55812" w14:textId="77777777" w:rsidR="00442447" w:rsidRDefault="00442447" w:rsidP="00442447">
      <w:pPr>
        <w:spacing w:after="0" w:line="480" w:lineRule="auto"/>
        <w:ind w:left="720" w:hanging="720"/>
        <w:rPr>
          <w:rFonts w:ascii="Times New Roman" w:hAnsi="Times New Roman" w:cs="Times New Roman"/>
          <w:sz w:val="24"/>
          <w:szCs w:val="24"/>
        </w:rPr>
      </w:pPr>
      <w:r w:rsidRPr="00D45EAD">
        <w:rPr>
          <w:rFonts w:ascii="Times New Roman" w:hAnsi="Times New Roman" w:cs="Times New Roman"/>
          <w:sz w:val="24"/>
          <w:szCs w:val="24"/>
          <w:lang w:val="fr-FR"/>
        </w:rPr>
        <w:t xml:space="preserve">Anderson, T. R., Daim, T. U., &amp; Lavoie, F. F. (2007). </w:t>
      </w:r>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 xml:space="preserve">. </w:t>
      </w:r>
      <w:r w:rsidRPr="00E43134">
        <w:rPr>
          <w:rFonts w:ascii="Times New Roman" w:hAnsi="Times New Roman" w:cs="Times New Roman"/>
          <w:i/>
          <w:sz w:val="24"/>
          <w:szCs w:val="24"/>
        </w:rPr>
        <w:t>Technovation</w:t>
      </w:r>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14:paraId="77306727" w14:textId="77777777" w:rsidR="00556E08" w:rsidRDefault="00A14AAF" w:rsidP="00A14AAF">
      <w:pPr>
        <w:spacing w:after="0" w:line="480" w:lineRule="auto"/>
        <w:ind w:left="720" w:hanging="720"/>
        <w:rPr>
          <w:rFonts w:ascii="Times New Roman" w:hAnsi="Times New Roman" w:cs="Times New Roman"/>
          <w:sz w:val="24"/>
          <w:szCs w:val="24"/>
        </w:rPr>
      </w:pPr>
      <w:r w:rsidRPr="00A14AAF">
        <w:rPr>
          <w:rFonts w:ascii="Times New Roman" w:hAnsi="Times New Roman" w:cs="Times New Roman"/>
          <w:sz w:val="24"/>
          <w:szCs w:val="24"/>
        </w:rPr>
        <w:t xml:space="preserve">Appio, F. P., Martini, A., &amp; Fantoni, G. (2017).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14:paraId="16F2415A" w14:textId="77777777" w:rsidR="00E7090D" w:rsidRDefault="00E7090D" w:rsidP="00E7090D">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Bush, V. (1945). </w:t>
      </w:r>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14:paraId="66C1C8AC" w14:textId="77777777" w:rsidR="00442447" w:rsidRDefault="00442447" w:rsidP="00442447">
      <w:pPr>
        <w:spacing w:after="0" w:line="480" w:lineRule="auto"/>
        <w:ind w:left="720" w:hanging="720"/>
        <w:rPr>
          <w:rFonts w:ascii="Times New Roman" w:hAnsi="Times New Roman" w:cs="Times New Roman"/>
          <w:sz w:val="24"/>
          <w:szCs w:val="24"/>
        </w:rPr>
      </w:pPr>
      <w:r w:rsidRPr="00D45EAD">
        <w:rPr>
          <w:rFonts w:ascii="Times New Roman" w:hAnsi="Times New Roman" w:cs="Times New Roman"/>
          <w:sz w:val="24"/>
          <w:szCs w:val="24"/>
          <w:lang w:val="fr-FR"/>
        </w:rPr>
        <w:t xml:space="preserve">Choi, J., Jang, D., Jun, S., &amp; Park, S. (2015). </w:t>
      </w:r>
      <w:r w:rsidRPr="00E43134">
        <w:rPr>
          <w:rFonts w:ascii="Times New Roman" w:hAnsi="Times New Roman" w:cs="Times New Roman"/>
          <w:sz w:val="24"/>
          <w:szCs w:val="24"/>
        </w:rPr>
        <w:t xml:space="preserve">A Predictive Model of Technology Transfer Using Patent Analysis.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14:paraId="333C6A6B" w14:textId="77777777" w:rsidR="00442447" w:rsidRDefault="00442447" w:rsidP="00442447">
      <w:pPr>
        <w:spacing w:after="0" w:line="480" w:lineRule="auto"/>
        <w:ind w:left="720" w:hanging="720"/>
        <w:rPr>
          <w:rFonts w:ascii="Times New Roman" w:hAnsi="Times New Roman" w:cs="Times New Roman"/>
          <w:sz w:val="24"/>
          <w:szCs w:val="24"/>
        </w:rPr>
      </w:pPr>
      <w:r w:rsidRPr="0064159D">
        <w:rPr>
          <w:rFonts w:ascii="Times New Roman" w:hAnsi="Times New Roman" w:cs="Times New Roman"/>
          <w:sz w:val="24"/>
          <w:szCs w:val="24"/>
        </w:rPr>
        <w:t>Congressional Budget Office [CBO]. (2018). Histo</w:t>
      </w:r>
      <w:r>
        <w:rPr>
          <w:rFonts w:ascii="Times New Roman" w:hAnsi="Times New Roman" w:cs="Times New Roman"/>
          <w:sz w:val="24"/>
          <w:szCs w:val="24"/>
        </w:rPr>
        <w:t xml:space="preserve">rical Budget Data [Data file].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14:paraId="2FCB4EFB" w14:textId="77777777" w:rsidR="00442447" w:rsidRDefault="00442447" w:rsidP="00442447">
      <w:pPr>
        <w:spacing w:after="0" w:line="480" w:lineRule="auto"/>
        <w:ind w:left="720" w:hanging="720"/>
        <w:rPr>
          <w:rFonts w:ascii="Times New Roman" w:hAnsi="Times New Roman" w:cs="Times New Roman"/>
          <w:sz w:val="24"/>
          <w:szCs w:val="24"/>
        </w:rPr>
      </w:pPr>
      <w:r w:rsidRPr="008200F9">
        <w:rPr>
          <w:rFonts w:ascii="Times New Roman" w:hAnsi="Times New Roman" w:cs="Times New Roman"/>
          <w:sz w:val="24"/>
          <w:szCs w:val="24"/>
        </w:rPr>
        <w:t>Hall, B. H., Jaffe, A. B. and Trajtenberg</w:t>
      </w:r>
      <w:r>
        <w:rPr>
          <w:rFonts w:ascii="Times New Roman" w:hAnsi="Times New Roman" w:cs="Times New Roman"/>
          <w:sz w:val="24"/>
          <w:szCs w:val="24"/>
        </w:rPr>
        <w:t>,</w:t>
      </w:r>
      <w:r w:rsidRPr="008200F9">
        <w:rPr>
          <w:rFonts w:ascii="Times New Roman" w:hAnsi="Times New Roman" w:cs="Times New Roman"/>
          <w:sz w:val="24"/>
          <w:szCs w:val="24"/>
        </w:rPr>
        <w:t xml:space="preserve"> M. (2001). "The NBER Patent Citation Data File: Lessons, Insights and Methodological Tools." </w:t>
      </w:r>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14:paraId="25A1D14C" w14:textId="77777777"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39(2), 247-275. doi:10.1007/s10961-013-9298-7</w:t>
      </w:r>
    </w:p>
    <w:p w14:paraId="4BE7097B" w14:textId="77777777" w:rsidR="00E51C98" w:rsidRDefault="00E51C98" w:rsidP="00E51C98">
      <w:pPr>
        <w:spacing w:after="0" w:line="480" w:lineRule="auto"/>
        <w:ind w:left="720" w:hanging="720"/>
        <w:rPr>
          <w:rFonts w:ascii="Times New Roman" w:hAnsi="Times New Roman" w:cs="Times New Roman"/>
          <w:sz w:val="24"/>
          <w:szCs w:val="24"/>
        </w:rPr>
      </w:pPr>
      <w:r w:rsidRPr="000352DA">
        <w:rPr>
          <w:rFonts w:ascii="Times New Roman" w:hAnsi="Times New Roman" w:cs="Times New Roman"/>
          <w:sz w:val="24"/>
          <w:szCs w:val="24"/>
        </w:rPr>
        <w:t xml:space="preserve">Ji, I., Lim, H., &amp; Park, T.-Y.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14:paraId="79638859" w14:textId="77777777" w:rsidR="00B93DC2" w:rsidRDefault="00B93DC2" w:rsidP="00A14AAF">
      <w:pPr>
        <w:spacing w:after="0" w:line="480" w:lineRule="auto"/>
        <w:ind w:left="720" w:hanging="720"/>
        <w:rPr>
          <w:rFonts w:ascii="Times New Roman" w:hAnsi="Times New Roman" w:cs="Times New Roman"/>
          <w:sz w:val="24"/>
          <w:szCs w:val="24"/>
        </w:rPr>
      </w:pPr>
      <w:r w:rsidRPr="00B93DC2">
        <w:rPr>
          <w:rFonts w:ascii="Times New Roman" w:hAnsi="Times New Roman" w:cs="Times New Roman"/>
          <w:sz w:val="24"/>
          <w:szCs w:val="24"/>
        </w:rPr>
        <w:t xml:space="preserve">Kim, J., Anderson, T., &amp; Daim, T. (2008). Assessing university technology transfer: A measure of efficiency patterns.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(4), 495-526. doi:10.1142/S0219877008001497</w:t>
      </w:r>
    </w:p>
    <w:p w14:paraId="7A72C846" w14:textId="77777777" w:rsidR="001A16FC" w:rsidRDefault="001A16FC" w:rsidP="00A14AAF">
      <w:pPr>
        <w:spacing w:after="0" w:line="480" w:lineRule="auto"/>
        <w:ind w:left="720" w:hanging="720"/>
        <w:rPr>
          <w:rFonts w:ascii="Times New Roman" w:hAnsi="Times New Roman" w:cs="Times New Roman"/>
          <w:sz w:val="24"/>
          <w:szCs w:val="24"/>
        </w:rPr>
      </w:pPr>
      <w:r w:rsidRPr="001A16FC">
        <w:rPr>
          <w:rFonts w:ascii="Times New Roman" w:hAnsi="Times New Roman" w:cs="Times New Roman"/>
          <w:sz w:val="24"/>
          <w:szCs w:val="24"/>
        </w:rPr>
        <w:t>Kirkman</w:t>
      </w:r>
      <w:r>
        <w:rPr>
          <w:rFonts w:ascii="Times New Roman" w:hAnsi="Times New Roman" w:cs="Times New Roman"/>
          <w:sz w:val="24"/>
          <w:szCs w:val="24"/>
        </w:rPr>
        <w:t>, D. M</w:t>
      </w:r>
      <w:r w:rsidRPr="001A16FC">
        <w:rPr>
          <w:rFonts w:ascii="Times New Roman" w:hAnsi="Times New Roman" w:cs="Times New Roman"/>
          <w:sz w:val="24"/>
          <w:szCs w:val="24"/>
        </w:rPr>
        <w:t xml:space="preserve">. (2013). Selecting University Technology Transfer Modes: An Examination of Biotechnology Firms’ Entrepreneurial Orientation. </w:t>
      </w:r>
      <w:r w:rsidRPr="001A16FC">
        <w:rPr>
          <w:rFonts w:ascii="Times New Roman" w:hAnsi="Times New Roman" w:cs="Times New Roman"/>
          <w:i/>
          <w:iCs/>
          <w:sz w:val="24"/>
          <w:szCs w:val="24"/>
        </w:rPr>
        <w:t>Journal of Technology Management &amp; Innovation, Vol 8, Iss 2, Pp 189-208 (2013)</w:t>
      </w:r>
      <w:r w:rsidRPr="001A16FC">
        <w:rPr>
          <w:rFonts w:ascii="Times New Roman" w:hAnsi="Times New Roman" w:cs="Times New Roman"/>
          <w:sz w:val="24"/>
          <w:szCs w:val="24"/>
        </w:rPr>
        <w:t>, (2), 189. https://doi.org/10.4067/S0718-27242013000200016</w:t>
      </w:r>
    </w:p>
    <w:p w14:paraId="207A0EB5" w14:textId="77777777" w:rsidR="00AA0AD3" w:rsidRDefault="00AA0AD3" w:rsidP="00EB228F">
      <w:pPr>
        <w:spacing w:after="0" w:line="480" w:lineRule="auto"/>
        <w:ind w:left="720" w:hanging="720"/>
        <w:rPr>
          <w:rFonts w:ascii="Times New Roman" w:hAnsi="Times New Roman" w:cs="Times New Roman"/>
          <w:sz w:val="24"/>
          <w:szCs w:val="24"/>
        </w:rPr>
      </w:pPr>
      <w:r w:rsidRPr="00AA0AD3">
        <w:rPr>
          <w:rFonts w:ascii="Times New Roman" w:hAnsi="Times New Roman" w:cs="Times New Roman"/>
          <w:sz w:val="24"/>
          <w:szCs w:val="24"/>
        </w:rPr>
        <w:t xml:space="preserve">Kleinbaum, D. G., Kupper, L. L., Nizam, A., &amp; Rosenberg, E. S. (2013). </w:t>
      </w:r>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 Bost</w:t>
      </w:r>
      <w:r>
        <w:rPr>
          <w:rFonts w:ascii="Times New Roman" w:hAnsi="Times New Roman" w:cs="Times New Roman"/>
          <w:sz w:val="24"/>
          <w:szCs w:val="24"/>
        </w:rPr>
        <w:t>on, MA : Cengage Learning.</w:t>
      </w:r>
    </w:p>
    <w:p w14:paraId="0592F12D" w14:textId="77777777" w:rsidR="00033751" w:rsidRDefault="00033751" w:rsidP="00EB228F">
      <w:pPr>
        <w:spacing w:after="0" w:line="480" w:lineRule="auto"/>
        <w:ind w:left="720" w:hanging="720"/>
        <w:rPr>
          <w:rFonts w:ascii="Times New Roman" w:hAnsi="Times New Roman" w:cs="Times New Roman"/>
          <w:sz w:val="24"/>
          <w:szCs w:val="24"/>
        </w:rPr>
      </w:pPr>
      <w:r w:rsidRPr="00033751">
        <w:rPr>
          <w:rFonts w:ascii="Times New Roman" w:hAnsi="Times New Roman" w:cs="Times New Roman"/>
          <w:sz w:val="24"/>
          <w:szCs w:val="24"/>
        </w:rPr>
        <w:t xml:space="preserve">Lai, X., &amp; Liu, L. (2018). A simple test procedure in standardizing the power of Hosmer-Lemeshow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14:paraId="713B0065" w14:textId="77777777" w:rsidR="00EB228F" w:rsidRDefault="00EB228F" w:rsidP="00EB228F">
      <w:pPr>
        <w:spacing w:after="0" w:line="480" w:lineRule="auto"/>
        <w:ind w:left="720" w:hanging="720"/>
        <w:rPr>
          <w:rFonts w:ascii="Times New Roman" w:hAnsi="Times New Roman" w:cs="Times New Roman"/>
          <w:sz w:val="24"/>
          <w:szCs w:val="24"/>
        </w:rPr>
      </w:pPr>
      <w:r w:rsidRPr="00EB228F">
        <w:rPr>
          <w:rFonts w:ascii="Times New Roman" w:hAnsi="Times New Roman" w:cs="Times New Roman"/>
          <w:sz w:val="24"/>
          <w:szCs w:val="24"/>
        </w:rPr>
        <w:t xml:space="preserve">Machlup, F. (1962). </w:t>
      </w:r>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14:paraId="7F8B139B" w14:textId="77777777" w:rsidR="00E51C98" w:rsidRDefault="00E51C98" w:rsidP="00EB228F">
      <w:pPr>
        <w:spacing w:after="0" w:line="480" w:lineRule="auto"/>
        <w:ind w:left="720" w:hanging="720"/>
        <w:rPr>
          <w:rFonts w:ascii="Times New Roman" w:hAnsi="Times New Roman" w:cs="Times New Roman"/>
          <w:sz w:val="24"/>
          <w:szCs w:val="24"/>
        </w:rPr>
      </w:pPr>
      <w:r w:rsidRPr="00780D46">
        <w:rPr>
          <w:rFonts w:ascii="Times New Roman" w:hAnsi="Times New Roman" w:cs="Times New Roman"/>
          <w:sz w:val="24"/>
          <w:szCs w:val="24"/>
        </w:rPr>
        <w:t xml:space="preserve">Markman, G. D., Gianiodis, P. T., &amp; Phan, P. H. (2009). Supply-Side Innovation and Technology Commercialization.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14:paraId="157C1753" w14:textId="77777777" w:rsidR="00F03215" w:rsidRDefault="00F03215" w:rsidP="00442447">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McDavid, J.C., Huse, I., &amp; Hawthron, L.R.L. (2013).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14:paraId="549781ED" w14:textId="77777777" w:rsidR="00442447" w:rsidRDefault="00442447" w:rsidP="00442447">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National Bureau of Economic Research. (2018).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 Retrieved </w:t>
      </w:r>
      <w:r w:rsidRPr="00350634">
        <w:rPr>
          <w:rFonts w:ascii="Times New Roman" w:hAnsi="Times New Roman" w:cs="Times New Roman"/>
          <w:sz w:val="24"/>
          <w:szCs w:val="24"/>
        </w:rPr>
        <w:t>from http://www.nber.org/patents/</w:t>
      </w:r>
    </w:p>
    <w:p w14:paraId="53603278" w14:textId="77777777" w:rsidR="00E7090D" w:rsidRDefault="00E7090D" w:rsidP="00E7090D">
      <w:pPr>
        <w:spacing w:after="0" w:line="480" w:lineRule="auto"/>
        <w:ind w:left="720" w:hanging="720"/>
        <w:rPr>
          <w:rFonts w:ascii="Times New Roman" w:hAnsi="Times New Roman" w:cs="Times New Roman"/>
          <w:sz w:val="24"/>
          <w:szCs w:val="24"/>
        </w:rPr>
      </w:pPr>
      <w:r w:rsidRPr="00580DAE">
        <w:rPr>
          <w:rFonts w:ascii="Times New Roman" w:hAnsi="Times New Roman" w:cs="Times New Roman"/>
          <w:sz w:val="24"/>
          <w:szCs w:val="24"/>
        </w:rPr>
        <w:t>Office of Manage</w:t>
      </w:r>
      <w:r>
        <w:rPr>
          <w:rFonts w:ascii="Times New Roman" w:hAnsi="Times New Roman" w:cs="Times New Roman"/>
          <w:sz w:val="24"/>
          <w:szCs w:val="24"/>
        </w:rPr>
        <w:t xml:space="preserve">ment and Budget [OMB]. (2002). </w:t>
      </w:r>
      <w:r>
        <w:rPr>
          <w:rFonts w:ascii="Times New Roman" w:hAnsi="Times New Roman" w:cs="Times New Roman"/>
          <w:i/>
          <w:sz w:val="24"/>
          <w:szCs w:val="24"/>
        </w:rPr>
        <w:t>The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14:paraId="2C7D097A" w14:textId="77777777" w:rsidR="00E7090D" w:rsidRDefault="00E7090D" w:rsidP="00E7090D">
      <w:pPr>
        <w:spacing w:after="0" w:line="480" w:lineRule="auto"/>
        <w:ind w:left="720" w:hanging="720"/>
        <w:rPr>
          <w:rFonts w:ascii="Times New Roman" w:hAnsi="Times New Roman" w:cs="Times New Roman"/>
          <w:sz w:val="24"/>
          <w:szCs w:val="24"/>
        </w:rPr>
      </w:pPr>
      <w:r w:rsidRPr="00580DAE">
        <w:rPr>
          <w:rFonts w:ascii="Times New Roman" w:hAnsi="Times New Roman" w:cs="Times New Roman"/>
          <w:sz w:val="24"/>
          <w:szCs w:val="24"/>
        </w:rPr>
        <w:t>Office of Manage</w:t>
      </w:r>
      <w:r>
        <w:rPr>
          <w:rFonts w:ascii="Times New Roman" w:hAnsi="Times New Roman" w:cs="Times New Roman"/>
          <w:sz w:val="24"/>
          <w:szCs w:val="24"/>
        </w:rPr>
        <w:t xml:space="preserve">ment and Budget [OMB]. (2018). </w:t>
      </w:r>
      <w:r>
        <w:rPr>
          <w:rFonts w:ascii="Times New Roman" w:hAnsi="Times New Roman" w:cs="Times New Roman"/>
          <w:i/>
          <w:sz w:val="24"/>
          <w:szCs w:val="24"/>
        </w:rPr>
        <w:t>The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14:paraId="53E145AA" w14:textId="77777777" w:rsidR="004C1CC7" w:rsidRDefault="004C1CC7" w:rsidP="004C1CC7">
      <w:pPr>
        <w:spacing w:after="0" w:line="480" w:lineRule="auto"/>
        <w:ind w:left="720" w:hanging="720"/>
        <w:rPr>
          <w:rFonts w:ascii="Times New Roman" w:hAnsi="Times New Roman" w:cs="Times New Roman"/>
          <w:sz w:val="24"/>
          <w:szCs w:val="24"/>
        </w:rPr>
      </w:pPr>
      <w:r w:rsidRPr="004C1CC7">
        <w:rPr>
          <w:rFonts w:ascii="Times New Roman" w:hAnsi="Times New Roman" w:cs="Times New Roman"/>
          <w:sz w:val="24"/>
          <w:szCs w:val="24"/>
        </w:rPr>
        <w:t xml:space="preserve">Park, H., Yoon, J., &amp; Kim, K. (2013). Using function-based patent analysis to identify potential application areas of technology for technology transfer. </w:t>
      </w:r>
      <w:r w:rsidRPr="004C1CC7">
        <w:rPr>
          <w:rFonts w:ascii="Times New Roman" w:hAnsi="Times New Roman" w:cs="Times New Roman"/>
          <w:i/>
          <w:iCs/>
          <w:sz w:val="24"/>
          <w:szCs w:val="24"/>
        </w:rPr>
        <w:t>Expert Systems With Applications</w:t>
      </w:r>
      <w:r w:rsidRPr="004C1CC7">
        <w:rPr>
          <w:rFonts w:ascii="Times New Roman" w:hAnsi="Times New Roman" w:cs="Times New Roman"/>
          <w:sz w:val="24"/>
          <w:szCs w:val="24"/>
        </w:rPr>
        <w:t xml:space="preserve">, </w:t>
      </w:r>
      <w:r w:rsidRPr="004C1CC7">
        <w:rPr>
          <w:rFonts w:ascii="Times New Roman" w:hAnsi="Times New Roman" w:cs="Times New Roman"/>
          <w:i/>
          <w:iCs/>
          <w:sz w:val="24"/>
          <w:szCs w:val="24"/>
        </w:rPr>
        <w:t>40</w:t>
      </w:r>
      <w:r w:rsidRPr="004C1CC7">
        <w:rPr>
          <w:rFonts w:ascii="Times New Roman" w:hAnsi="Times New Roman" w:cs="Times New Roman"/>
          <w:sz w:val="24"/>
          <w:szCs w:val="24"/>
        </w:rPr>
        <w:t>, 5260–5265. https://doi.org/10.1016/j.eswa.2013.03.033</w:t>
      </w:r>
    </w:p>
    <w:p w14:paraId="043A7B61" w14:textId="77777777" w:rsidR="00E51C98" w:rsidRDefault="00E51C98" w:rsidP="00E51C98">
      <w:pPr>
        <w:spacing w:after="0" w:line="480" w:lineRule="auto"/>
        <w:ind w:left="720" w:hanging="720"/>
        <w:rPr>
          <w:rFonts w:ascii="Times New Roman" w:hAnsi="Times New Roman" w:cs="Times New Roman"/>
          <w:sz w:val="24"/>
          <w:szCs w:val="24"/>
        </w:rPr>
      </w:pPr>
      <w:r w:rsidRPr="009E664F">
        <w:rPr>
          <w:rFonts w:ascii="Times New Roman" w:hAnsi="Times New Roman" w:cs="Times New Roman"/>
          <w:sz w:val="24"/>
          <w:szCs w:val="24"/>
        </w:rPr>
        <w:t xml:space="preserve">Raut, R. D., Priyadarshinee, P., Gardas, B. B., &amp; Jha, M. K. (2018). Analyzing the factors influencing cloud computing adoption using three stage hybrid SEM-ANN-ISM (SEANIS) approach.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14:paraId="529BEBF0" w14:textId="77777777" w:rsidR="00E51C98" w:rsidRDefault="00E51C98" w:rsidP="00E51C98">
      <w:pPr>
        <w:spacing w:after="0" w:line="480" w:lineRule="auto"/>
        <w:ind w:left="720" w:hanging="720"/>
        <w:rPr>
          <w:rFonts w:ascii="Times New Roman" w:hAnsi="Times New Roman" w:cs="Times New Roman"/>
          <w:sz w:val="24"/>
          <w:szCs w:val="24"/>
        </w:rPr>
      </w:pPr>
      <w:r w:rsidRPr="002F59EF">
        <w:rPr>
          <w:rFonts w:ascii="Times New Roman" w:hAnsi="Times New Roman" w:cs="Times New Roman"/>
          <w:sz w:val="24"/>
          <w:szCs w:val="24"/>
        </w:rPr>
        <w:t xml:space="preserve">Sharma, P., &amp; Tripathi, R. C. (2017).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14:paraId="42B73CC4" w14:textId="77777777" w:rsidR="00442447" w:rsidRDefault="00442447" w:rsidP="00442447">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United Nations. (2017).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 Retrieved from </w:t>
      </w:r>
      <w:r w:rsidR="00BC7658" w:rsidRPr="00BC7658">
        <w:rPr>
          <w:rFonts w:ascii="Times New Roman" w:hAnsi="Times New Roman" w:cs="Times New Roman"/>
          <w:sz w:val="24"/>
          <w:szCs w:val="24"/>
        </w:rPr>
        <w:t>https://unstats.un.org/unsd/snaama/dnllist.asp</w:t>
      </w:r>
    </w:p>
    <w:p w14:paraId="0AA2F83C" w14:textId="77777777" w:rsidR="00CA5513" w:rsidRPr="00CA5513" w:rsidRDefault="00CA5513" w:rsidP="00CA5513">
      <w:pPr>
        <w:spacing w:after="0" w:line="480" w:lineRule="auto"/>
        <w:ind w:left="720" w:hanging="720"/>
        <w:rPr>
          <w:rFonts w:ascii="Times New Roman" w:hAnsi="Times New Roman" w:cs="Times New Roman"/>
          <w:sz w:val="24"/>
          <w:szCs w:val="24"/>
        </w:rPr>
      </w:pPr>
      <w:r w:rsidRPr="00CA5513">
        <w:rPr>
          <w:rFonts w:ascii="Times New Roman" w:hAnsi="Times New Roman" w:cs="Times New Roman"/>
          <w:sz w:val="24"/>
          <w:szCs w:val="24"/>
        </w:rPr>
        <w:lastRenderedPageBreak/>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 (n.d.) USGovernmentSpending.com. Retrieved from https://www.usgovernmentspending.com/year_spending_2018USbn_20bs2n_4041_605#usgs302</w:t>
      </w:r>
    </w:p>
    <w:p w14:paraId="2919BEC9" w14:textId="77777777" w:rsidR="00E51C98" w:rsidRDefault="00E51C98" w:rsidP="00E51C98">
      <w:pPr>
        <w:spacing w:after="0" w:line="480" w:lineRule="auto"/>
        <w:ind w:left="720" w:hanging="720"/>
        <w:rPr>
          <w:rFonts w:ascii="Times New Roman" w:hAnsi="Times New Roman" w:cs="Times New Roman"/>
          <w:sz w:val="24"/>
          <w:szCs w:val="24"/>
        </w:rPr>
      </w:pPr>
      <w:r w:rsidRPr="001C4BA4">
        <w:rPr>
          <w:rFonts w:ascii="Times New Roman" w:hAnsi="Times New Roman" w:cs="Times New Roman"/>
          <w:sz w:val="24"/>
          <w:szCs w:val="24"/>
        </w:rPr>
        <w:t xml:space="preserve">Vagnani, G., &amp; Volpe, L. (2017).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14:paraId="5BB8E635" w14:textId="77777777" w:rsidR="00E51C98" w:rsidRDefault="00E51C98" w:rsidP="00E51C98">
      <w:pPr>
        <w:spacing w:after="0" w:line="480" w:lineRule="auto"/>
        <w:ind w:left="720" w:hanging="720"/>
        <w:rPr>
          <w:rFonts w:ascii="Times New Roman" w:hAnsi="Times New Roman" w:cs="Times New Roman"/>
          <w:sz w:val="24"/>
          <w:szCs w:val="24"/>
        </w:rPr>
      </w:pPr>
      <w:r w:rsidRPr="009E664F">
        <w:rPr>
          <w:rFonts w:ascii="Times New Roman" w:hAnsi="Times New Roman" w:cs="Times New Roman"/>
          <w:sz w:val="24"/>
          <w:szCs w:val="24"/>
        </w:rPr>
        <w:t xml:space="preserve">Yan, E., &amp; Yu, Q. (2016). Using path-based approaches to examine the dynamic structure of discipline-level citation networks: 1997-2011.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14:paraId="5F645A24" w14:textId="77777777" w:rsidR="003435C2" w:rsidRDefault="003435C2" w:rsidP="00A14AAF">
      <w:pPr>
        <w:spacing w:after="0" w:line="480" w:lineRule="auto"/>
        <w:ind w:left="720" w:hanging="720"/>
        <w:rPr>
          <w:rFonts w:ascii="Times New Roman" w:hAnsi="Times New Roman" w:cs="Times New Roman"/>
          <w:sz w:val="24"/>
          <w:szCs w:val="24"/>
        </w:rPr>
      </w:pPr>
      <w:r w:rsidRPr="003435C2">
        <w:rPr>
          <w:rFonts w:ascii="Times New Roman" w:hAnsi="Times New Roman" w:cs="Times New Roman"/>
          <w:sz w:val="24"/>
          <w:szCs w:val="24"/>
        </w:rPr>
        <w:t xml:space="preserve">Yoshikane, F. (2013). Multiple regression analysis of a patent’s citation frequency and quantitative characteristics: the case of Japanese patents. </w:t>
      </w:r>
      <w:r w:rsidRPr="003435C2">
        <w:rPr>
          <w:rFonts w:ascii="Times New Roman" w:hAnsi="Times New Roman" w:cs="Times New Roman"/>
          <w:i/>
          <w:iCs/>
          <w:sz w:val="24"/>
          <w:szCs w:val="24"/>
        </w:rPr>
        <w:t>Scientometrics</w:t>
      </w:r>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14:paraId="27E2FD95" w14:textId="77777777"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14:paraId="4A270330" w14:textId="77777777" w:rsidR="009445AD" w:rsidRDefault="009445AD" w:rsidP="003D2D46">
      <w:pPr>
        <w:spacing w:after="0" w:line="480" w:lineRule="auto"/>
        <w:jc w:val="center"/>
        <w:rPr>
          <w:rFonts w:ascii="Times New Roman" w:hAnsi="Times New Roman" w:cs="Times New Roman"/>
          <w:sz w:val="24"/>
          <w:szCs w:val="24"/>
        </w:rPr>
      </w:pPr>
      <w:bookmarkStart w:id="66" w:name="AppendixA"/>
      <w:bookmarkEnd w:id="66"/>
      <w:r>
        <w:rPr>
          <w:rFonts w:ascii="Times New Roman" w:hAnsi="Times New Roman" w:cs="Times New Roman"/>
          <w:sz w:val="24"/>
          <w:szCs w:val="24"/>
        </w:rPr>
        <w:lastRenderedPageBreak/>
        <w:t>Appendix A. IBM SPSS 25 Output for Standard Multiple Regression Analysis</w:t>
      </w:r>
    </w:p>
    <w:p w14:paraId="55B21BE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14:paraId="2CE57A76"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14:paraId="299DBDC1" w14:textId="77777777" w:rsidTr="00F748B7">
        <w:trPr>
          <w:cantSplit/>
        </w:trPr>
        <w:tc>
          <w:tcPr>
            <w:tcW w:w="7295" w:type="dxa"/>
            <w:gridSpan w:val="3"/>
            <w:tcBorders>
              <w:top w:val="nil"/>
              <w:left w:val="nil"/>
              <w:bottom w:val="nil"/>
              <w:right w:val="nil"/>
            </w:tcBorders>
            <w:shd w:val="clear" w:color="auto" w:fill="FFFFFF"/>
            <w:vAlign w:val="center"/>
          </w:tcPr>
          <w:p w14:paraId="7A97B8E9"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14:paraId="3957ADF1" w14:textId="77777777" w:rsidTr="00F748B7">
        <w:trPr>
          <w:cantSplit/>
        </w:trPr>
        <w:tc>
          <w:tcPr>
            <w:tcW w:w="4786" w:type="dxa"/>
            <w:gridSpan w:val="2"/>
            <w:tcBorders>
              <w:top w:val="nil"/>
              <w:left w:val="nil"/>
              <w:bottom w:val="single" w:sz="8" w:space="0" w:color="AEAEAE"/>
              <w:right w:val="nil"/>
            </w:tcBorders>
            <w:shd w:val="clear" w:color="auto" w:fill="E0E0E0"/>
          </w:tcPr>
          <w:p w14:paraId="23855960"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14:paraId="4DC27D8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14:paraId="282B97EB"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73B8CBF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14:paraId="1375C5A2"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14:paraId="3EFD3045"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2B6FD17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14:paraId="7BC3737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14:paraId="1431364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14:paraId="0827124B"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12318A0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189FD6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14:paraId="75CB0260"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14:paraId="5A494318"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5DF56CA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2B55753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14:paraId="087DB9B0"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14:paraId="2DEF580A"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479FC55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57634BD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14:paraId="1762374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14:paraId="4C510384"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521148C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C21EFA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14:paraId="3CF2DE90"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14:paraId="0E86AFA0"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5B00CA8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486756C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14:paraId="3F788B5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14:paraId="700911D5"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600C3BE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14:paraId="50620DC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14:paraId="5CB6E8A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14:paraId="0105720A"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26FE022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9A6647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14:paraId="7F692D8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14:paraId="6604ABA5"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48F487D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14:paraId="680BB19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14:paraId="23A82660"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14:paraId="04D4FFC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14:paraId="7A65330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14:paraId="1763AD8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14:paraId="5FE8C003" w14:textId="77777777" w:rsidTr="00F748B7">
        <w:trPr>
          <w:cantSplit/>
        </w:trPr>
        <w:tc>
          <w:tcPr>
            <w:tcW w:w="2308" w:type="dxa"/>
            <w:vMerge w:val="restart"/>
            <w:tcBorders>
              <w:top w:val="single" w:sz="8" w:space="0" w:color="AEAEAE"/>
              <w:left w:val="nil"/>
              <w:bottom w:val="single" w:sz="8" w:space="0" w:color="152935"/>
              <w:right w:val="nil"/>
            </w:tcBorders>
            <w:shd w:val="clear" w:color="auto" w:fill="E0E0E0"/>
          </w:tcPr>
          <w:p w14:paraId="5C39BB1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14:paraId="2DCB85F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14:paraId="73DF7DC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14:paraId="33F59A39"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7F1B1E0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14:paraId="4E5B3AA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14:paraId="1CE5B8F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14:paraId="702A42EA"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2055EC6B" w14:textId="77777777"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14:paraId="1B5B7D72" w14:textId="77777777"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14:paraId="1FE83736" w14:textId="77777777"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14:paraId="2A9AE052"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129C6B21"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14:paraId="7E138109" w14:textId="77777777" w:rsidTr="00F748B7">
        <w:trPr>
          <w:cantSplit/>
        </w:trPr>
        <w:tc>
          <w:tcPr>
            <w:tcW w:w="3317" w:type="dxa"/>
            <w:gridSpan w:val="3"/>
            <w:tcBorders>
              <w:top w:val="nil"/>
              <w:left w:val="nil"/>
              <w:bottom w:val="nil"/>
              <w:right w:val="nil"/>
            </w:tcBorders>
            <w:shd w:val="clear" w:color="auto" w:fill="FFFFFF"/>
            <w:vAlign w:val="center"/>
          </w:tcPr>
          <w:p w14:paraId="15C69374"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14:paraId="303E728E" w14:textId="77777777" w:rsidTr="00F748B7">
        <w:trPr>
          <w:cantSplit/>
        </w:trPr>
        <w:tc>
          <w:tcPr>
            <w:tcW w:w="3317" w:type="dxa"/>
            <w:gridSpan w:val="3"/>
            <w:tcBorders>
              <w:top w:val="nil"/>
              <w:left w:val="nil"/>
              <w:bottom w:val="nil"/>
              <w:right w:val="nil"/>
            </w:tcBorders>
            <w:shd w:val="clear" w:color="auto" w:fill="FFFFFF"/>
            <w:vAlign w:val="bottom"/>
          </w:tcPr>
          <w:p w14:paraId="4D4A2371" w14:textId="77777777"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14:paraId="5B79B428" w14:textId="77777777" w:rsidTr="00F748B7">
        <w:trPr>
          <w:cantSplit/>
        </w:trPr>
        <w:tc>
          <w:tcPr>
            <w:tcW w:w="1132" w:type="dxa"/>
            <w:vMerge w:val="restart"/>
            <w:tcBorders>
              <w:top w:val="nil"/>
              <w:left w:val="nil"/>
              <w:bottom w:val="single" w:sz="8" w:space="0" w:color="AEAEAE"/>
              <w:right w:val="nil"/>
            </w:tcBorders>
            <w:shd w:val="clear" w:color="auto" w:fill="E0E0E0"/>
          </w:tcPr>
          <w:p w14:paraId="66BD768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14:paraId="0D78AA5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14:paraId="692C16F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14:paraId="22EDCACE" w14:textId="77777777" w:rsidTr="00F748B7">
        <w:trPr>
          <w:cantSplit/>
        </w:trPr>
        <w:tc>
          <w:tcPr>
            <w:tcW w:w="1132" w:type="dxa"/>
            <w:vMerge/>
            <w:tcBorders>
              <w:top w:val="nil"/>
              <w:left w:val="nil"/>
              <w:bottom w:val="single" w:sz="8" w:space="0" w:color="AEAEAE"/>
              <w:right w:val="nil"/>
            </w:tcBorders>
            <w:shd w:val="clear" w:color="auto" w:fill="E0E0E0"/>
          </w:tcPr>
          <w:p w14:paraId="670145B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14:paraId="36DD2A0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14:paraId="5DA1CAC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14:paraId="667BF0D4"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1789FA6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14:paraId="2357484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14:paraId="3E390E7D"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3BD2E19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14:paraId="242518E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14:paraId="7725A05C"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2DEDB09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14:paraId="129B9EB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14:paraId="2605ED8F"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7985D23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14:paraId="1DDF993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14:paraId="6DF25AE4"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4C77563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14:paraId="1933A94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14:paraId="05F0EE14"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0595C2F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14:paraId="5D64FAA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14:paraId="76795956"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06EA301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14:paraId="6143860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14:paraId="605E9179"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28652B2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14:paraId="4C36762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14:paraId="668E5AD7"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26FFC5B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14:paraId="3D50F9D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14:paraId="68D9EBD3"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7E3FD5D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14:paraId="71FBEDA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14:paraId="3BD144C7"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0B38DFB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14:paraId="1FEC003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14:paraId="10D0BC5D" w14:textId="77777777" w:rsidTr="00F748B7">
        <w:trPr>
          <w:cantSplit/>
        </w:trPr>
        <w:tc>
          <w:tcPr>
            <w:tcW w:w="2264" w:type="dxa"/>
            <w:gridSpan w:val="2"/>
            <w:tcBorders>
              <w:top w:val="single" w:sz="8" w:space="0" w:color="AEAEAE"/>
              <w:left w:val="nil"/>
              <w:bottom w:val="single" w:sz="8" w:space="0" w:color="AEAEAE"/>
              <w:right w:val="nil"/>
            </w:tcBorders>
            <w:shd w:val="clear" w:color="auto" w:fill="E0E0E0"/>
          </w:tcPr>
          <w:p w14:paraId="6648575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14:paraId="004C792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14:paraId="197C87A7" w14:textId="77777777" w:rsidTr="00F748B7">
        <w:trPr>
          <w:cantSplit/>
        </w:trPr>
        <w:tc>
          <w:tcPr>
            <w:tcW w:w="2264" w:type="dxa"/>
            <w:gridSpan w:val="2"/>
            <w:tcBorders>
              <w:top w:val="single" w:sz="8" w:space="0" w:color="AEAEAE"/>
              <w:left w:val="nil"/>
              <w:bottom w:val="single" w:sz="8" w:space="0" w:color="152935"/>
              <w:right w:val="nil"/>
            </w:tcBorders>
            <w:shd w:val="clear" w:color="auto" w:fill="E0E0E0"/>
          </w:tcPr>
          <w:p w14:paraId="32D7048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14:paraId="7DD618A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14:paraId="596CC225"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C60F349"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14:paraId="44E47536" w14:textId="77777777" w:rsidTr="00F748B7">
        <w:trPr>
          <w:cantSplit/>
        </w:trPr>
        <w:tc>
          <w:tcPr>
            <w:tcW w:w="6605" w:type="dxa"/>
            <w:gridSpan w:val="6"/>
            <w:tcBorders>
              <w:top w:val="nil"/>
              <w:left w:val="nil"/>
              <w:bottom w:val="nil"/>
              <w:right w:val="nil"/>
            </w:tcBorders>
            <w:shd w:val="clear" w:color="auto" w:fill="FFFFFF"/>
            <w:vAlign w:val="center"/>
          </w:tcPr>
          <w:p w14:paraId="6E621C4C"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14:paraId="64479CB9" w14:textId="77777777" w:rsidTr="00F748B7">
        <w:trPr>
          <w:cantSplit/>
        </w:trPr>
        <w:tc>
          <w:tcPr>
            <w:tcW w:w="1488" w:type="dxa"/>
            <w:gridSpan w:val="2"/>
            <w:tcBorders>
              <w:top w:val="nil"/>
              <w:left w:val="nil"/>
              <w:bottom w:val="single" w:sz="8" w:space="0" w:color="152935"/>
              <w:right w:val="nil"/>
            </w:tcBorders>
            <w:shd w:val="clear" w:color="auto" w:fill="FFFFFF"/>
            <w:vAlign w:val="bottom"/>
          </w:tcPr>
          <w:p w14:paraId="0B717E26"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14:paraId="1C013001"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14:paraId="749B52AD"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14:paraId="05BFBF8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14:paraId="282310C8"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14:paraId="50F89DE5" w14:textId="77777777" w:rsidTr="00F748B7">
        <w:trPr>
          <w:cantSplit/>
        </w:trPr>
        <w:tc>
          <w:tcPr>
            <w:tcW w:w="744" w:type="dxa"/>
            <w:vMerge w:val="restart"/>
            <w:tcBorders>
              <w:top w:val="single" w:sz="8" w:space="0" w:color="152935"/>
              <w:left w:val="nil"/>
              <w:bottom w:val="single" w:sz="8" w:space="0" w:color="152935"/>
              <w:right w:val="nil"/>
            </w:tcBorders>
            <w:shd w:val="clear" w:color="auto" w:fill="E0E0E0"/>
          </w:tcPr>
          <w:p w14:paraId="2A545DC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14:paraId="019E0C0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14:paraId="273F807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14:paraId="4A3049F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14:paraId="3992944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14:paraId="474F86F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14:paraId="23E3C58A"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CCE4BE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143DF5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14:paraId="63DB425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D8D504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14EC9D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14:paraId="26A1AFD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14:paraId="522638CE"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41E115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08BA75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14:paraId="489ECC8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F194BC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587D115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14:paraId="510F471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14:paraId="0490AEBE"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F5E2AA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A9801A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14:paraId="3483E5C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3126D5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34F973F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14:paraId="60E321B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14:paraId="6A34869E"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D8C52E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B55B51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14:paraId="32105A1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85DFDE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08E33C7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14:paraId="1092C8F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14:paraId="11F65C8D"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C1D41E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097600F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14:paraId="0F104A5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F01BFE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012CE7C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14:paraId="32C385F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14:paraId="35E4E5A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3493EB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BF7B82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14:paraId="095F8A5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14A09B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0063DA8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14:paraId="11C461B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14:paraId="7813E984"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94A60F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577E28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14:paraId="033AA20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B677EF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4C7FF84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14:paraId="646454B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14:paraId="7104754B"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EF26DC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569683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14:paraId="57D0F84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6D188E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2F7D8F8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14:paraId="7EF751A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14:paraId="7649187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314A16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97FC5B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14:paraId="15D05E7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5C4A71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1449F49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14:paraId="743A292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14:paraId="2157E60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D3BF3F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00BB5E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14:paraId="4C4F4BE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91F614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3E335B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14:paraId="1E904FF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14:paraId="3E73B27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420A90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4026A5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14:paraId="5BB710F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912501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E962D1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14:paraId="124D66F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14:paraId="041F8E4C"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792B44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21A1BD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14:paraId="4EAA2B0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1412F9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CCB865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14:paraId="56EE041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14:paraId="57AB213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9A2A5F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FC5E2F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14:paraId="65A0658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56409E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79DD4B5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14:paraId="39A05A0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14:paraId="78C45907"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B258D1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AA3D82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14:paraId="0AA8D7C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A6A547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2C383AE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14:paraId="043823D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14:paraId="072E4D0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F9864E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46368B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14:paraId="64B48E1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DBCEEB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541F9A5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14:paraId="5B70886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14:paraId="51B068F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64E15C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CA6666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14:paraId="26B2977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C689BB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442AE19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14:paraId="3C1D78C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14:paraId="0843E10E"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7B7249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804A24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14:paraId="74D278B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96F3A5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4B1EC8B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14:paraId="7707FB6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14:paraId="252E0A27"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F1D92B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C91DB3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14:paraId="2293559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947A42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1C71304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3D55F1E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14:paraId="3037E927"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2484ED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B054B5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14:paraId="7527720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54FB18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5D5A0FC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631B7A8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14:paraId="5F31BE58"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BF856C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12619C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14:paraId="1DB819D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AC46DE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1CB9091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019F815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14:paraId="0DCF4E9A"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2602AB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0E5346E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14:paraId="2BD4145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21E04B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54A7743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3721268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14:paraId="03D3C12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50729B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ED7F4B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14:paraId="1DD338B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B348FF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3A83C06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6B785EA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14:paraId="23B8156F"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DA4B2B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62697C0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14:paraId="03C93A4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9CD355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3084475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5DB27ED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14:paraId="62C805E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81B005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6EE7F7B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14:paraId="541734F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956FF5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398F1EE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42A22DE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14:paraId="732A15CC"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E96787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D97F3A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14:paraId="296BFF2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F2843B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36B9FD4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183638B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14:paraId="04B9BE5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0932D1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935C07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14:paraId="3E2591C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255BB5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E008F6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268984D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14:paraId="11845597"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4C6E23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CE1726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14:paraId="2FEEE77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B33428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788B537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140EA95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14:paraId="7C02A08B"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CD43E8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5705FA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14:paraId="13120E2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6B6373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0770867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02E3E63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14:paraId="19866B0D"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BD5DDE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6AF870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14:paraId="36DB8DF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FE199E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2CD987E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303FC57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14:paraId="02B8A3F8"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4C593E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AC72DD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14:paraId="0636DB7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18F155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93276A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4FFEF2E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14:paraId="1DC05D10"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07708B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14:paraId="7196CB2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14:paraId="40FC39C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14:paraId="2741715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14:paraId="14A50B1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14:paraId="1AA742F4"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77BF0128"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759C4D45"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TW"/>
        </w:rPr>
        <w:drawing>
          <wp:inline distT="0" distB="0" distL="0" distR="0" wp14:anchorId="5C2F1798" wp14:editId="15A904FA">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14:paraId="084D4615"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14:paraId="17864A6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GGraph</w:t>
      </w:r>
    </w:p>
    <w:p w14:paraId="15E122CB"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14:paraId="23B8800D" w14:textId="77777777" w:rsidTr="00F748B7">
        <w:trPr>
          <w:cantSplit/>
        </w:trPr>
        <w:tc>
          <w:tcPr>
            <w:tcW w:w="6239" w:type="dxa"/>
            <w:gridSpan w:val="3"/>
            <w:tcBorders>
              <w:top w:val="nil"/>
              <w:left w:val="nil"/>
              <w:bottom w:val="nil"/>
              <w:right w:val="nil"/>
            </w:tcBorders>
            <w:shd w:val="clear" w:color="auto" w:fill="FFFFFF"/>
            <w:vAlign w:val="center"/>
          </w:tcPr>
          <w:p w14:paraId="79008342"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14:paraId="2E4DF0D4" w14:textId="77777777" w:rsidTr="00F748B7">
        <w:trPr>
          <w:cantSplit/>
        </w:trPr>
        <w:tc>
          <w:tcPr>
            <w:tcW w:w="3724" w:type="dxa"/>
            <w:gridSpan w:val="2"/>
            <w:tcBorders>
              <w:top w:val="nil"/>
              <w:left w:val="nil"/>
              <w:bottom w:val="single" w:sz="8" w:space="0" w:color="AEAEAE"/>
              <w:right w:val="nil"/>
            </w:tcBorders>
            <w:shd w:val="clear" w:color="auto" w:fill="E0E0E0"/>
          </w:tcPr>
          <w:p w14:paraId="78153CF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14:paraId="61D11CE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14:paraId="7AAFDA41" w14:textId="77777777" w:rsidTr="00F748B7">
        <w:trPr>
          <w:cantSplit/>
        </w:trPr>
        <w:tc>
          <w:tcPr>
            <w:tcW w:w="3724" w:type="dxa"/>
            <w:gridSpan w:val="2"/>
            <w:tcBorders>
              <w:top w:val="single" w:sz="8" w:space="0" w:color="AEAEAE"/>
              <w:left w:val="nil"/>
              <w:bottom w:val="single" w:sz="8" w:space="0" w:color="AEAEAE"/>
              <w:right w:val="nil"/>
            </w:tcBorders>
            <w:shd w:val="clear" w:color="auto" w:fill="E0E0E0"/>
          </w:tcPr>
          <w:p w14:paraId="7F1CCFF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14:paraId="0F63974B"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14:paraId="36544552" w14:textId="77777777" w:rsidTr="00F748B7">
        <w:trPr>
          <w:cantSplit/>
        </w:trPr>
        <w:tc>
          <w:tcPr>
            <w:tcW w:w="1241" w:type="dxa"/>
            <w:vMerge w:val="restart"/>
            <w:tcBorders>
              <w:top w:val="single" w:sz="8" w:space="0" w:color="AEAEAE"/>
              <w:left w:val="nil"/>
              <w:bottom w:val="single" w:sz="8" w:space="0" w:color="AEAEAE"/>
              <w:right w:val="nil"/>
            </w:tcBorders>
            <w:shd w:val="clear" w:color="auto" w:fill="E0E0E0"/>
          </w:tcPr>
          <w:p w14:paraId="4754F0C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14:paraId="20A654E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14:paraId="2814858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14:paraId="1B35208E"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59F41F1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055ADB4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14:paraId="099B05A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14:paraId="0A2350D6"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602E9A3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76DFE7E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14:paraId="06D08FA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14:paraId="0B32164E"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07E0D57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576936A0"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14:paraId="7A618B8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14:paraId="59A949F8"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1B8E6F9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425C2270"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14:paraId="63A2051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14:paraId="3811AD52"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4E87A56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44E1595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14:paraId="142DB1F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14:paraId="4223BE60" w14:textId="77777777" w:rsidTr="00F748B7">
        <w:trPr>
          <w:cantSplit/>
        </w:trPr>
        <w:tc>
          <w:tcPr>
            <w:tcW w:w="3724" w:type="dxa"/>
            <w:gridSpan w:val="2"/>
            <w:tcBorders>
              <w:top w:val="single" w:sz="8" w:space="0" w:color="AEAEAE"/>
              <w:left w:val="nil"/>
              <w:bottom w:val="single" w:sz="8" w:space="0" w:color="AEAEAE"/>
              <w:right w:val="nil"/>
            </w:tcBorders>
            <w:shd w:val="clear" w:color="auto" w:fill="E0E0E0"/>
          </w:tcPr>
          <w:p w14:paraId="1932F30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14:paraId="52A28EB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14:paraId="4149D24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NAME="graphdataset" VARIABLES=CLAIMS CRECEIVE MISSING=LISTWISE REPORTMISSING=NO</w:t>
            </w:r>
          </w:p>
          <w:p w14:paraId="4814D8C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14:paraId="62CDA5E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14:paraId="06629E0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14:paraId="1055703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s=userSource(id("graphdataset"))</w:t>
            </w:r>
          </w:p>
          <w:p w14:paraId="38BE1F7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14:paraId="70C9978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14:paraId="00C80A7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14:paraId="15453B3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14:paraId="1BFE50C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text.title(label("Simple Scatter of CRECEIVE by CLAIMS"))</w:t>
            </w:r>
          </w:p>
          <w:p w14:paraId="066CC6E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14:paraId="16186D3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14:paraId="353038E7" w14:textId="77777777" w:rsidTr="00F748B7">
        <w:trPr>
          <w:cantSplit/>
        </w:trPr>
        <w:tc>
          <w:tcPr>
            <w:tcW w:w="1241" w:type="dxa"/>
            <w:vMerge w:val="restart"/>
            <w:tcBorders>
              <w:top w:val="single" w:sz="8" w:space="0" w:color="AEAEAE"/>
              <w:left w:val="nil"/>
              <w:bottom w:val="single" w:sz="8" w:space="0" w:color="152935"/>
              <w:right w:val="nil"/>
            </w:tcBorders>
            <w:shd w:val="clear" w:color="auto" w:fill="E0E0E0"/>
          </w:tcPr>
          <w:p w14:paraId="704B38B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14:paraId="10CB796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14:paraId="68FC615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14:paraId="62C897EB" w14:textId="77777777" w:rsidTr="00F748B7">
        <w:trPr>
          <w:cantSplit/>
        </w:trPr>
        <w:tc>
          <w:tcPr>
            <w:tcW w:w="1241" w:type="dxa"/>
            <w:vMerge/>
            <w:tcBorders>
              <w:top w:val="single" w:sz="8" w:space="0" w:color="AEAEAE"/>
              <w:left w:val="nil"/>
              <w:bottom w:val="single" w:sz="8" w:space="0" w:color="152935"/>
              <w:right w:val="nil"/>
            </w:tcBorders>
            <w:shd w:val="clear" w:color="auto" w:fill="E0E0E0"/>
          </w:tcPr>
          <w:p w14:paraId="1603C30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14:paraId="295D6D2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14:paraId="003094C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14:paraId="4478F55A"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6F6963E5"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zh-TW"/>
        </w:rPr>
        <w:lastRenderedPageBreak/>
        <w:drawing>
          <wp:inline distT="0" distB="0" distL="0" distR="0" wp14:anchorId="1030ADBC" wp14:editId="3685C0A4">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14:paraId="392A3F1A"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14:paraId="24C3AC7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14:paraId="01BC8A9B"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14:paraId="537E0A9B" w14:textId="77777777" w:rsidTr="00F748B7">
        <w:trPr>
          <w:cantSplit/>
        </w:trPr>
        <w:tc>
          <w:tcPr>
            <w:tcW w:w="7295" w:type="dxa"/>
            <w:gridSpan w:val="3"/>
            <w:tcBorders>
              <w:top w:val="nil"/>
              <w:left w:val="nil"/>
              <w:bottom w:val="nil"/>
              <w:right w:val="nil"/>
            </w:tcBorders>
            <w:shd w:val="clear" w:color="auto" w:fill="FFFFFF"/>
            <w:vAlign w:val="center"/>
          </w:tcPr>
          <w:p w14:paraId="391E1E52"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14:paraId="542D42D0" w14:textId="77777777" w:rsidTr="00F748B7">
        <w:trPr>
          <w:cantSplit/>
        </w:trPr>
        <w:tc>
          <w:tcPr>
            <w:tcW w:w="4786" w:type="dxa"/>
            <w:gridSpan w:val="2"/>
            <w:tcBorders>
              <w:top w:val="nil"/>
              <w:left w:val="nil"/>
              <w:bottom w:val="single" w:sz="8" w:space="0" w:color="AEAEAE"/>
              <w:right w:val="nil"/>
            </w:tcBorders>
            <w:shd w:val="clear" w:color="auto" w:fill="E0E0E0"/>
          </w:tcPr>
          <w:p w14:paraId="2569AC7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14:paraId="620AD22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14:paraId="1A49C742"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6769102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14:paraId="449EC71F"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14:paraId="0B42CBE8"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1B6DDE0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14:paraId="60EBB57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14:paraId="4D9C966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14:paraId="0438B276"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1C9538A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23AA5EE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14:paraId="5A081C7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14:paraId="059B6C8D"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0E23194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38EA74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14:paraId="42B3C50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14:paraId="5E78E30F"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36A0151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36570D1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14:paraId="449D37F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14:paraId="0B55A38E"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5EAB989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80A4A3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14:paraId="3DCD62D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14:paraId="1A58B3D0"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6F70431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40C9E42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14:paraId="1C4190B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14:paraId="0CE3D12C"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57F7006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14:paraId="39D7B1C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14:paraId="22CC263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14:paraId="16BBE729"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1ADC44C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0F46435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14:paraId="1591D59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14:paraId="6D1A32FD"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419FD98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14:paraId="2C69BEE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14:paraId="6FCD851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14:paraId="3A78007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14:paraId="28B70D7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14:paraId="118CF44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14:paraId="67837A3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14:paraId="39F57670"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14:paraId="18CD7F5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14:paraId="1E9A8EC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14:paraId="2A64839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PLOT(ZRESID) OUTLIERS(3).</w:t>
            </w:r>
          </w:p>
        </w:tc>
      </w:tr>
      <w:tr w:rsidR="00835C53" w:rsidRPr="00835C53" w14:paraId="6D40FC99" w14:textId="77777777" w:rsidTr="00F748B7">
        <w:trPr>
          <w:cantSplit/>
        </w:trPr>
        <w:tc>
          <w:tcPr>
            <w:tcW w:w="2308" w:type="dxa"/>
            <w:vMerge w:val="restart"/>
            <w:tcBorders>
              <w:top w:val="single" w:sz="8" w:space="0" w:color="AEAEAE"/>
              <w:left w:val="nil"/>
              <w:bottom w:val="single" w:sz="8" w:space="0" w:color="152935"/>
              <w:right w:val="nil"/>
            </w:tcBorders>
            <w:shd w:val="clear" w:color="auto" w:fill="E0E0E0"/>
          </w:tcPr>
          <w:p w14:paraId="2123180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14:paraId="5A5CE78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14:paraId="392C22D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14:paraId="52CC86CF"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712774C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1B74E5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14:paraId="4045DA1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14:paraId="098E3308"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0B5CA6F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C7E1D8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14:paraId="0D40C9E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14:paraId="70DE63FC"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2F486F6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14:paraId="08E6B6C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14:paraId="15FEF3D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14:paraId="1EAEC0AC"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1223F5B" w14:textId="77777777"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14:paraId="3ED67527" w14:textId="77777777" w:rsidTr="008C1864">
        <w:trPr>
          <w:cantSplit/>
        </w:trPr>
        <w:tc>
          <w:tcPr>
            <w:tcW w:w="4849" w:type="dxa"/>
            <w:gridSpan w:val="4"/>
            <w:tcBorders>
              <w:top w:val="nil"/>
              <w:left w:val="nil"/>
              <w:bottom w:val="nil"/>
              <w:right w:val="nil"/>
            </w:tcBorders>
            <w:shd w:val="clear" w:color="auto" w:fill="FFFFFF"/>
            <w:vAlign w:val="center"/>
          </w:tcPr>
          <w:p w14:paraId="09E55ABB"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Entered/Removed</w:t>
            </w:r>
            <w:r w:rsidRPr="00835C53">
              <w:rPr>
                <w:rFonts w:ascii="Arial" w:eastAsiaTheme="minorEastAsia" w:hAnsi="Arial" w:cs="Arial"/>
                <w:b/>
                <w:bCs/>
                <w:color w:val="010205"/>
                <w:vertAlign w:val="superscript"/>
              </w:rPr>
              <w:t>a</w:t>
            </w:r>
          </w:p>
        </w:tc>
      </w:tr>
      <w:tr w:rsidR="00835C53" w:rsidRPr="00835C53" w14:paraId="6F0A7B0C" w14:textId="77777777" w:rsidTr="008C1864">
        <w:trPr>
          <w:cantSplit/>
        </w:trPr>
        <w:tc>
          <w:tcPr>
            <w:tcW w:w="810" w:type="dxa"/>
            <w:tcBorders>
              <w:top w:val="nil"/>
              <w:left w:val="nil"/>
              <w:bottom w:val="single" w:sz="8" w:space="0" w:color="152935"/>
              <w:right w:val="nil"/>
            </w:tcBorders>
            <w:shd w:val="clear" w:color="auto" w:fill="FFFFFF"/>
            <w:vAlign w:val="bottom"/>
          </w:tcPr>
          <w:p w14:paraId="44591C0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14:paraId="29942D1A"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14:paraId="34931703"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14:paraId="09E69C6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14:paraId="6D696E12" w14:textId="77777777" w:rsidTr="008C1864">
        <w:trPr>
          <w:cantSplit/>
        </w:trPr>
        <w:tc>
          <w:tcPr>
            <w:tcW w:w="810" w:type="dxa"/>
            <w:tcBorders>
              <w:top w:val="single" w:sz="8" w:space="0" w:color="152935"/>
              <w:left w:val="nil"/>
              <w:bottom w:val="single" w:sz="8" w:space="0" w:color="152935"/>
              <w:right w:val="nil"/>
            </w:tcBorders>
            <w:shd w:val="clear" w:color="auto" w:fill="E0E0E0"/>
          </w:tcPr>
          <w:p w14:paraId="001F699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14:paraId="5022341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SELFCTUB, CLAIMS, GYEAR, ORIGINAL, BCKGTLAG, SECDUPBD, GENERAL, FWDAPLAG, APPYEAR, SELFCTLB, SECDLWBD</w:t>
            </w:r>
            <w:r w:rsidRPr="00835C53">
              <w:rPr>
                <w:rFonts w:ascii="Arial" w:eastAsiaTheme="minorEastAsia" w:hAnsi="Arial" w:cs="Arial"/>
                <w:color w:val="010205"/>
                <w:sz w:val="18"/>
                <w:szCs w:val="18"/>
                <w:vertAlign w:val="superscript"/>
              </w:rPr>
              <w:t>b</w:t>
            </w:r>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14:paraId="4B357B0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14:paraId="5DBE6D0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14:paraId="00B0A22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14:paraId="00ADC98D" w14:textId="77777777" w:rsidTr="00F748B7">
        <w:trPr>
          <w:cantSplit/>
        </w:trPr>
        <w:tc>
          <w:tcPr>
            <w:tcW w:w="4846" w:type="dxa"/>
            <w:tcBorders>
              <w:top w:val="nil"/>
              <w:left w:val="nil"/>
              <w:bottom w:val="nil"/>
              <w:right w:val="nil"/>
            </w:tcBorders>
            <w:shd w:val="clear" w:color="auto" w:fill="FFFFFF"/>
          </w:tcPr>
          <w:p w14:paraId="13495E2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14:paraId="48EE07B2" w14:textId="77777777" w:rsidTr="00F748B7">
        <w:trPr>
          <w:cantSplit/>
        </w:trPr>
        <w:tc>
          <w:tcPr>
            <w:tcW w:w="4846" w:type="dxa"/>
            <w:tcBorders>
              <w:top w:val="nil"/>
              <w:left w:val="nil"/>
              <w:bottom w:val="nil"/>
              <w:right w:val="nil"/>
            </w:tcBorders>
            <w:shd w:val="clear" w:color="auto" w:fill="FFFFFF"/>
          </w:tcPr>
          <w:p w14:paraId="2619DAD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14:paraId="6EAA1639"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0E236B64"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14:paraId="2649F7C4" w14:textId="77777777" w:rsidTr="00F748B7">
        <w:trPr>
          <w:cantSplit/>
        </w:trPr>
        <w:tc>
          <w:tcPr>
            <w:tcW w:w="9357" w:type="dxa"/>
            <w:gridSpan w:val="8"/>
            <w:tcBorders>
              <w:top w:val="nil"/>
              <w:left w:val="nil"/>
              <w:bottom w:val="nil"/>
              <w:right w:val="nil"/>
            </w:tcBorders>
            <w:shd w:val="clear" w:color="auto" w:fill="FFFFFF"/>
            <w:vAlign w:val="center"/>
          </w:tcPr>
          <w:p w14:paraId="7FDB9758"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Model Summary</w:t>
            </w:r>
            <w:r w:rsidRPr="00835C53">
              <w:rPr>
                <w:rFonts w:ascii="Arial" w:eastAsiaTheme="minorEastAsia" w:hAnsi="Arial" w:cs="Arial"/>
                <w:b/>
                <w:bCs/>
                <w:color w:val="010205"/>
                <w:vertAlign w:val="superscript"/>
              </w:rPr>
              <w:t>b</w:t>
            </w:r>
          </w:p>
        </w:tc>
      </w:tr>
      <w:tr w:rsidR="00835C53" w:rsidRPr="00835C53" w14:paraId="15DB67AC" w14:textId="77777777" w:rsidTr="00F748B7">
        <w:trPr>
          <w:cantSplit/>
        </w:trPr>
        <w:tc>
          <w:tcPr>
            <w:tcW w:w="787" w:type="dxa"/>
            <w:vMerge w:val="restart"/>
            <w:tcBorders>
              <w:top w:val="nil"/>
              <w:left w:val="nil"/>
              <w:bottom w:val="nil"/>
              <w:right w:val="nil"/>
            </w:tcBorders>
            <w:shd w:val="clear" w:color="auto" w:fill="FFFFFF"/>
            <w:vAlign w:val="bottom"/>
          </w:tcPr>
          <w:p w14:paraId="7EB2EA2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14:paraId="30CDACBD"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14:paraId="5D68AF17"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14:paraId="1411FCCB"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14:paraId="111BBFC1"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14:paraId="709817F1"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14:paraId="0FECFC86" w14:textId="77777777" w:rsidTr="00F748B7">
        <w:trPr>
          <w:cantSplit/>
        </w:trPr>
        <w:tc>
          <w:tcPr>
            <w:tcW w:w="787" w:type="dxa"/>
            <w:vMerge/>
            <w:tcBorders>
              <w:top w:val="nil"/>
              <w:left w:val="nil"/>
              <w:bottom w:val="nil"/>
              <w:right w:val="nil"/>
            </w:tcBorders>
            <w:shd w:val="clear" w:color="auto" w:fill="FFFFFF"/>
            <w:vAlign w:val="bottom"/>
          </w:tcPr>
          <w:p w14:paraId="1D24F35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14:paraId="2D986A3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14:paraId="4B2F5B0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14:paraId="72C40B5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14:paraId="65F3BC6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14:paraId="528EC2DC"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14:paraId="49D641CC"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14:paraId="3BA6FAB6"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14:paraId="4ED37035" w14:textId="77777777" w:rsidTr="00F748B7">
        <w:trPr>
          <w:cantSplit/>
        </w:trPr>
        <w:tc>
          <w:tcPr>
            <w:tcW w:w="787" w:type="dxa"/>
            <w:tcBorders>
              <w:top w:val="single" w:sz="8" w:space="0" w:color="152935"/>
              <w:left w:val="nil"/>
              <w:bottom w:val="single" w:sz="8" w:space="0" w:color="152935"/>
              <w:right w:val="nil"/>
            </w:tcBorders>
            <w:shd w:val="clear" w:color="auto" w:fill="E0E0E0"/>
          </w:tcPr>
          <w:p w14:paraId="11A0637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14:paraId="5113B9D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14:paraId="7CCC89F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14:paraId="4DD609B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14:paraId="2740BAA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14:paraId="79448EF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14:paraId="562CDFA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14:paraId="128D391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14:paraId="2084871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14:paraId="67A41939" w14:textId="77777777" w:rsidTr="00F748B7">
        <w:trPr>
          <w:cantSplit/>
        </w:trPr>
        <w:tc>
          <w:tcPr>
            <w:tcW w:w="9359" w:type="dxa"/>
            <w:gridSpan w:val="4"/>
            <w:tcBorders>
              <w:top w:val="nil"/>
              <w:left w:val="nil"/>
              <w:bottom w:val="nil"/>
              <w:right w:val="nil"/>
            </w:tcBorders>
            <w:shd w:val="clear" w:color="auto" w:fill="FFFFFF"/>
            <w:vAlign w:val="center"/>
          </w:tcPr>
          <w:p w14:paraId="173F04B4"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Model Summary</w:t>
            </w:r>
            <w:r w:rsidRPr="00835C53">
              <w:rPr>
                <w:rFonts w:ascii="Arial" w:eastAsiaTheme="minorEastAsia" w:hAnsi="Arial" w:cs="Arial"/>
                <w:b/>
                <w:bCs/>
                <w:color w:val="010205"/>
                <w:vertAlign w:val="superscript"/>
              </w:rPr>
              <w:t>b</w:t>
            </w:r>
          </w:p>
        </w:tc>
      </w:tr>
      <w:tr w:rsidR="00835C53" w:rsidRPr="00835C53" w14:paraId="44A15B41" w14:textId="77777777" w:rsidTr="00F748B7">
        <w:trPr>
          <w:cantSplit/>
        </w:trPr>
        <w:tc>
          <w:tcPr>
            <w:tcW w:w="1565" w:type="dxa"/>
            <w:vMerge w:val="restart"/>
            <w:tcBorders>
              <w:top w:val="nil"/>
              <w:left w:val="nil"/>
              <w:bottom w:val="nil"/>
              <w:right w:val="nil"/>
            </w:tcBorders>
            <w:shd w:val="clear" w:color="auto" w:fill="FFFFFF"/>
            <w:vAlign w:val="bottom"/>
          </w:tcPr>
          <w:p w14:paraId="1D68838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14:paraId="4D8A105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14:paraId="322930AA" w14:textId="77777777" w:rsidTr="00F748B7">
        <w:trPr>
          <w:cantSplit/>
        </w:trPr>
        <w:tc>
          <w:tcPr>
            <w:tcW w:w="1565" w:type="dxa"/>
            <w:vMerge/>
            <w:tcBorders>
              <w:top w:val="nil"/>
              <w:left w:val="nil"/>
              <w:bottom w:val="nil"/>
              <w:right w:val="nil"/>
            </w:tcBorders>
            <w:shd w:val="clear" w:color="auto" w:fill="FFFFFF"/>
            <w:vAlign w:val="bottom"/>
          </w:tcPr>
          <w:p w14:paraId="7D36A64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14:paraId="3496C212"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14:paraId="16A00E2C"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14:paraId="154C7B7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14:paraId="3D2D4C42" w14:textId="77777777" w:rsidTr="00F748B7">
        <w:trPr>
          <w:cantSplit/>
        </w:trPr>
        <w:tc>
          <w:tcPr>
            <w:tcW w:w="1565" w:type="dxa"/>
            <w:tcBorders>
              <w:top w:val="single" w:sz="8" w:space="0" w:color="152935"/>
              <w:left w:val="nil"/>
              <w:bottom w:val="single" w:sz="8" w:space="0" w:color="152935"/>
              <w:right w:val="nil"/>
            </w:tcBorders>
            <w:shd w:val="clear" w:color="auto" w:fill="E0E0E0"/>
          </w:tcPr>
          <w:p w14:paraId="713CB89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14:paraId="4182094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14:paraId="34AA472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14:paraId="037867A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14:paraId="0DD34A9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14:paraId="602E672A" w14:textId="77777777" w:rsidTr="00F748B7">
        <w:trPr>
          <w:cantSplit/>
        </w:trPr>
        <w:tc>
          <w:tcPr>
            <w:tcW w:w="9359" w:type="dxa"/>
            <w:tcBorders>
              <w:top w:val="nil"/>
              <w:left w:val="nil"/>
              <w:bottom w:val="nil"/>
              <w:right w:val="nil"/>
            </w:tcBorders>
            <w:shd w:val="clear" w:color="auto" w:fill="FFFFFF"/>
          </w:tcPr>
          <w:p w14:paraId="7DE1F2D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14:paraId="6C1EB129" w14:textId="77777777" w:rsidTr="00F748B7">
        <w:trPr>
          <w:cantSplit/>
        </w:trPr>
        <w:tc>
          <w:tcPr>
            <w:tcW w:w="9359" w:type="dxa"/>
            <w:tcBorders>
              <w:top w:val="nil"/>
              <w:left w:val="nil"/>
              <w:bottom w:val="nil"/>
              <w:right w:val="nil"/>
            </w:tcBorders>
            <w:shd w:val="clear" w:color="auto" w:fill="FFFFFF"/>
          </w:tcPr>
          <w:p w14:paraId="6F38ABA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14:paraId="707F5D6A"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14:paraId="7AE14D9F" w14:textId="77777777" w:rsidTr="008C1864">
        <w:trPr>
          <w:cantSplit/>
        </w:trPr>
        <w:tc>
          <w:tcPr>
            <w:tcW w:w="8061" w:type="dxa"/>
            <w:gridSpan w:val="7"/>
            <w:tcBorders>
              <w:top w:val="nil"/>
              <w:left w:val="nil"/>
              <w:bottom w:val="nil"/>
              <w:right w:val="nil"/>
            </w:tcBorders>
            <w:shd w:val="clear" w:color="auto" w:fill="FFFFFF"/>
            <w:vAlign w:val="center"/>
          </w:tcPr>
          <w:p w14:paraId="612F9E8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
        </w:tc>
      </w:tr>
      <w:tr w:rsidR="00835C53" w:rsidRPr="00835C53" w14:paraId="0C71F219" w14:textId="77777777" w:rsidTr="008C1864">
        <w:trPr>
          <w:cantSplit/>
        </w:trPr>
        <w:tc>
          <w:tcPr>
            <w:tcW w:w="2040" w:type="dxa"/>
            <w:gridSpan w:val="2"/>
            <w:tcBorders>
              <w:top w:val="nil"/>
              <w:left w:val="nil"/>
              <w:bottom w:val="single" w:sz="8" w:space="0" w:color="152935"/>
              <w:right w:val="nil"/>
            </w:tcBorders>
            <w:shd w:val="clear" w:color="auto" w:fill="FFFFFF"/>
            <w:vAlign w:val="bottom"/>
          </w:tcPr>
          <w:p w14:paraId="306BCFE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14:paraId="33130C82"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7CD3B748"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w:t>
            </w:r>
          </w:p>
        </w:tc>
        <w:tc>
          <w:tcPr>
            <w:tcW w:w="1424" w:type="dxa"/>
            <w:tcBorders>
              <w:top w:val="nil"/>
              <w:left w:val="single" w:sz="8" w:space="0" w:color="E0E0E0"/>
              <w:bottom w:val="single" w:sz="8" w:space="0" w:color="152935"/>
              <w:right w:val="single" w:sz="8" w:space="0" w:color="E0E0E0"/>
            </w:tcBorders>
            <w:shd w:val="clear" w:color="auto" w:fill="FFFFFF"/>
            <w:vAlign w:val="bottom"/>
          </w:tcPr>
          <w:p w14:paraId="612B401D"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53477538"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14:paraId="7768D9A1"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14:paraId="7C36F71B" w14:textId="77777777" w:rsidTr="008C1864">
        <w:trPr>
          <w:cantSplit/>
        </w:trPr>
        <w:tc>
          <w:tcPr>
            <w:tcW w:w="741" w:type="dxa"/>
            <w:vMerge w:val="restart"/>
            <w:tcBorders>
              <w:top w:val="single" w:sz="8" w:space="0" w:color="152935"/>
              <w:left w:val="nil"/>
              <w:bottom w:val="single" w:sz="8" w:space="0" w:color="152935"/>
              <w:right w:val="nil"/>
            </w:tcBorders>
            <w:shd w:val="clear" w:color="auto" w:fill="E0E0E0"/>
          </w:tcPr>
          <w:p w14:paraId="0A615F4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14:paraId="549026F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14:paraId="3933B03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0EFC09B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14:paraId="760CB1B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600B120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14:paraId="23BF47E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14:paraId="1479D3F7" w14:textId="77777777" w:rsidTr="008C1864">
        <w:trPr>
          <w:cantSplit/>
        </w:trPr>
        <w:tc>
          <w:tcPr>
            <w:tcW w:w="741" w:type="dxa"/>
            <w:vMerge/>
            <w:tcBorders>
              <w:top w:val="single" w:sz="8" w:space="0" w:color="152935"/>
              <w:left w:val="nil"/>
              <w:bottom w:val="single" w:sz="8" w:space="0" w:color="152935"/>
              <w:right w:val="nil"/>
            </w:tcBorders>
            <w:shd w:val="clear" w:color="auto" w:fill="E0E0E0"/>
          </w:tcPr>
          <w:p w14:paraId="63B2C6D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14:paraId="5C83D01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14:paraId="47D3115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074C402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14:paraId="13459E9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0E2B856"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14:paraId="44C6AA23"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14:paraId="6EAB66B5" w14:textId="77777777" w:rsidTr="008C1864">
        <w:trPr>
          <w:cantSplit/>
        </w:trPr>
        <w:tc>
          <w:tcPr>
            <w:tcW w:w="741" w:type="dxa"/>
            <w:vMerge/>
            <w:tcBorders>
              <w:top w:val="single" w:sz="8" w:space="0" w:color="152935"/>
              <w:left w:val="nil"/>
              <w:bottom w:val="single" w:sz="8" w:space="0" w:color="152935"/>
              <w:right w:val="nil"/>
            </w:tcBorders>
            <w:shd w:val="clear" w:color="auto" w:fill="E0E0E0"/>
          </w:tcPr>
          <w:p w14:paraId="20C556A4"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14:paraId="4D9995F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14:paraId="181BDE8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14:paraId="0034D62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060892B4"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1F0B286"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14:paraId="59FD8A31"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40901B4D"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14:paraId="494A4434" w14:textId="77777777" w:rsidTr="00F748B7">
        <w:trPr>
          <w:cantSplit/>
        </w:trPr>
        <w:tc>
          <w:tcPr>
            <w:tcW w:w="8057" w:type="dxa"/>
            <w:tcBorders>
              <w:top w:val="nil"/>
              <w:left w:val="nil"/>
              <w:bottom w:val="nil"/>
              <w:right w:val="nil"/>
            </w:tcBorders>
            <w:shd w:val="clear" w:color="auto" w:fill="FFFFFF"/>
          </w:tcPr>
          <w:p w14:paraId="7374220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14:paraId="1DD44BFD" w14:textId="77777777" w:rsidTr="00F748B7">
        <w:trPr>
          <w:cantSplit/>
        </w:trPr>
        <w:tc>
          <w:tcPr>
            <w:tcW w:w="8057" w:type="dxa"/>
            <w:tcBorders>
              <w:top w:val="nil"/>
              <w:left w:val="nil"/>
              <w:bottom w:val="nil"/>
              <w:right w:val="nil"/>
            </w:tcBorders>
            <w:shd w:val="clear" w:color="auto" w:fill="FFFFFF"/>
          </w:tcPr>
          <w:p w14:paraId="41275AD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14:paraId="7473DBA2"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14:paraId="5C9E8AB2" w14:textId="77777777" w:rsidTr="008C1864">
        <w:trPr>
          <w:cantSplit/>
        </w:trPr>
        <w:tc>
          <w:tcPr>
            <w:tcW w:w="8352" w:type="dxa"/>
            <w:gridSpan w:val="7"/>
            <w:tcBorders>
              <w:top w:val="nil"/>
              <w:left w:val="nil"/>
              <w:bottom w:val="nil"/>
              <w:right w:val="nil"/>
            </w:tcBorders>
            <w:shd w:val="clear" w:color="auto" w:fill="FFFFFF"/>
            <w:vAlign w:val="center"/>
          </w:tcPr>
          <w:p w14:paraId="1BBDD4EF"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
        </w:tc>
      </w:tr>
      <w:tr w:rsidR="00835C53" w:rsidRPr="00835C53" w14:paraId="14A5ECB6" w14:textId="77777777" w:rsidTr="008C1864">
        <w:trPr>
          <w:cantSplit/>
        </w:trPr>
        <w:tc>
          <w:tcPr>
            <w:tcW w:w="2105" w:type="dxa"/>
            <w:gridSpan w:val="2"/>
            <w:vMerge w:val="restart"/>
            <w:tcBorders>
              <w:top w:val="nil"/>
              <w:left w:val="nil"/>
              <w:bottom w:val="nil"/>
              <w:right w:val="nil"/>
            </w:tcBorders>
            <w:shd w:val="clear" w:color="auto" w:fill="FFFFFF"/>
            <w:vAlign w:val="bottom"/>
          </w:tcPr>
          <w:p w14:paraId="493BBF8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14:paraId="142EA6D6"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14:paraId="5CC31397"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14:paraId="42D37C5E"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14:paraId="46570D4C"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14:paraId="492511D6" w14:textId="77777777" w:rsidTr="008C1864">
        <w:trPr>
          <w:cantSplit/>
        </w:trPr>
        <w:tc>
          <w:tcPr>
            <w:tcW w:w="2105" w:type="dxa"/>
            <w:gridSpan w:val="2"/>
            <w:vMerge/>
            <w:tcBorders>
              <w:top w:val="nil"/>
              <w:left w:val="nil"/>
              <w:bottom w:val="nil"/>
              <w:right w:val="nil"/>
            </w:tcBorders>
            <w:shd w:val="clear" w:color="auto" w:fill="FFFFFF"/>
            <w:vAlign w:val="bottom"/>
          </w:tcPr>
          <w:p w14:paraId="3C76BC4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14:paraId="32212E62"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14:paraId="3DFD297D"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14:paraId="342D699E"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14:paraId="4D3997A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14:paraId="357AF56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14:paraId="7FB74476" w14:textId="77777777" w:rsidTr="008C1864">
        <w:trPr>
          <w:cantSplit/>
        </w:trPr>
        <w:tc>
          <w:tcPr>
            <w:tcW w:w="743" w:type="dxa"/>
            <w:vMerge w:val="restart"/>
            <w:tcBorders>
              <w:top w:val="single" w:sz="8" w:space="0" w:color="152935"/>
              <w:left w:val="nil"/>
              <w:bottom w:val="single" w:sz="8" w:space="0" w:color="152935"/>
              <w:right w:val="nil"/>
            </w:tcBorders>
            <w:shd w:val="clear" w:color="auto" w:fill="E0E0E0"/>
          </w:tcPr>
          <w:p w14:paraId="2E2A190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14:paraId="200F1D0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14:paraId="7ED9563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14:paraId="72CCFFB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3D7B5FB5"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4113743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14:paraId="225DB36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14:paraId="08AEC7F6" w14:textId="77777777" w:rsidTr="008C1864">
        <w:trPr>
          <w:cantSplit/>
        </w:trPr>
        <w:tc>
          <w:tcPr>
            <w:tcW w:w="743" w:type="dxa"/>
            <w:vMerge/>
            <w:tcBorders>
              <w:top w:val="single" w:sz="8" w:space="0" w:color="152935"/>
              <w:left w:val="nil"/>
              <w:bottom w:val="single" w:sz="8" w:space="0" w:color="152935"/>
              <w:right w:val="nil"/>
            </w:tcBorders>
            <w:shd w:val="clear" w:color="auto" w:fill="E0E0E0"/>
          </w:tcPr>
          <w:p w14:paraId="34CA53D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14:paraId="50FFF57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14:paraId="0678A83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5DD9A1C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0120A67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5C9FD6A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14:paraId="7AFAF5A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14:paraId="38DF880B" w14:textId="77777777" w:rsidTr="008C1864">
        <w:trPr>
          <w:cantSplit/>
        </w:trPr>
        <w:tc>
          <w:tcPr>
            <w:tcW w:w="743" w:type="dxa"/>
            <w:vMerge/>
            <w:tcBorders>
              <w:top w:val="single" w:sz="8" w:space="0" w:color="152935"/>
              <w:left w:val="nil"/>
              <w:bottom w:val="single" w:sz="8" w:space="0" w:color="152935"/>
              <w:right w:val="nil"/>
            </w:tcBorders>
            <w:shd w:val="clear" w:color="auto" w:fill="E0E0E0"/>
          </w:tcPr>
          <w:p w14:paraId="3439D62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14:paraId="29D948F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14:paraId="0FD131C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676F776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3A44C20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AD33F1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14:paraId="1527F49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14:paraId="44C19D06" w14:textId="77777777" w:rsidTr="008C1864">
        <w:trPr>
          <w:cantSplit/>
        </w:trPr>
        <w:tc>
          <w:tcPr>
            <w:tcW w:w="743" w:type="dxa"/>
            <w:vMerge/>
            <w:tcBorders>
              <w:top w:val="single" w:sz="8" w:space="0" w:color="152935"/>
              <w:left w:val="nil"/>
              <w:bottom w:val="single" w:sz="8" w:space="0" w:color="152935"/>
              <w:right w:val="nil"/>
            </w:tcBorders>
            <w:shd w:val="clear" w:color="auto" w:fill="E0E0E0"/>
          </w:tcPr>
          <w:p w14:paraId="7272EE8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14:paraId="3E34A2E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14:paraId="045A623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1A77B4B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7D5BF82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4C4B50F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14:paraId="006F314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14:paraId="3A21625F" w14:textId="77777777" w:rsidTr="008C1864">
        <w:trPr>
          <w:cantSplit/>
        </w:trPr>
        <w:tc>
          <w:tcPr>
            <w:tcW w:w="743" w:type="dxa"/>
            <w:vMerge/>
            <w:tcBorders>
              <w:top w:val="single" w:sz="8" w:space="0" w:color="152935"/>
              <w:left w:val="nil"/>
              <w:bottom w:val="single" w:sz="8" w:space="0" w:color="152935"/>
              <w:right w:val="nil"/>
            </w:tcBorders>
            <w:shd w:val="clear" w:color="auto" w:fill="E0E0E0"/>
          </w:tcPr>
          <w:p w14:paraId="52B1C62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14:paraId="090C66D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14:paraId="3BD3272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2E92724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433665C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8EB83A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14:paraId="1E26308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14:paraId="2A694CB9" w14:textId="77777777" w:rsidTr="008C1864">
        <w:trPr>
          <w:cantSplit/>
        </w:trPr>
        <w:tc>
          <w:tcPr>
            <w:tcW w:w="743" w:type="dxa"/>
            <w:vMerge/>
            <w:tcBorders>
              <w:top w:val="single" w:sz="8" w:space="0" w:color="152935"/>
              <w:left w:val="nil"/>
              <w:bottom w:val="single" w:sz="8" w:space="0" w:color="152935"/>
              <w:right w:val="nil"/>
            </w:tcBorders>
            <w:shd w:val="clear" w:color="auto" w:fill="E0E0E0"/>
          </w:tcPr>
          <w:p w14:paraId="2DC7A57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14:paraId="5F24711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14:paraId="14147B6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70CE8FF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3F7581A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9FC6B0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14:paraId="03A34A6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14:paraId="117FA562" w14:textId="77777777" w:rsidTr="008C1864">
        <w:trPr>
          <w:cantSplit/>
        </w:trPr>
        <w:tc>
          <w:tcPr>
            <w:tcW w:w="743" w:type="dxa"/>
            <w:vMerge/>
            <w:tcBorders>
              <w:top w:val="single" w:sz="8" w:space="0" w:color="152935"/>
              <w:left w:val="nil"/>
              <w:bottom w:val="single" w:sz="8" w:space="0" w:color="152935"/>
              <w:right w:val="nil"/>
            </w:tcBorders>
            <w:shd w:val="clear" w:color="auto" w:fill="E0E0E0"/>
          </w:tcPr>
          <w:p w14:paraId="24B114C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14:paraId="3875BE6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14:paraId="181729A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4BA68FA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4FE240F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35E396F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14:paraId="7722EA3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14:paraId="548AEC97" w14:textId="77777777" w:rsidTr="008C1864">
        <w:trPr>
          <w:cantSplit/>
        </w:trPr>
        <w:tc>
          <w:tcPr>
            <w:tcW w:w="743" w:type="dxa"/>
            <w:vMerge/>
            <w:tcBorders>
              <w:top w:val="single" w:sz="8" w:space="0" w:color="152935"/>
              <w:left w:val="nil"/>
              <w:bottom w:val="single" w:sz="8" w:space="0" w:color="152935"/>
              <w:right w:val="nil"/>
            </w:tcBorders>
            <w:shd w:val="clear" w:color="auto" w:fill="E0E0E0"/>
          </w:tcPr>
          <w:p w14:paraId="68F8680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14:paraId="1CBAF28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14:paraId="4AF75B7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0E7DD5E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0C84C72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5CDA00A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14:paraId="3257274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14:paraId="28B37927" w14:textId="77777777" w:rsidTr="008C1864">
        <w:trPr>
          <w:cantSplit/>
        </w:trPr>
        <w:tc>
          <w:tcPr>
            <w:tcW w:w="743" w:type="dxa"/>
            <w:vMerge/>
            <w:tcBorders>
              <w:top w:val="single" w:sz="8" w:space="0" w:color="152935"/>
              <w:left w:val="nil"/>
              <w:bottom w:val="single" w:sz="8" w:space="0" w:color="152935"/>
              <w:right w:val="nil"/>
            </w:tcBorders>
            <w:shd w:val="clear" w:color="auto" w:fill="E0E0E0"/>
          </w:tcPr>
          <w:p w14:paraId="70A34B3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14:paraId="4389B8E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14:paraId="15873EA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007C34A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37FC172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5D0FEC2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14:paraId="46E3B56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14:paraId="7F4E6CB7" w14:textId="77777777" w:rsidTr="008C1864">
        <w:trPr>
          <w:cantSplit/>
        </w:trPr>
        <w:tc>
          <w:tcPr>
            <w:tcW w:w="743" w:type="dxa"/>
            <w:vMerge/>
            <w:tcBorders>
              <w:top w:val="single" w:sz="8" w:space="0" w:color="152935"/>
              <w:left w:val="nil"/>
              <w:bottom w:val="single" w:sz="8" w:space="0" w:color="152935"/>
              <w:right w:val="nil"/>
            </w:tcBorders>
            <w:shd w:val="clear" w:color="auto" w:fill="E0E0E0"/>
          </w:tcPr>
          <w:p w14:paraId="083B984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14:paraId="714C82D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14:paraId="1F45AAF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4EBD56B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50B3B9A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9E58D4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14:paraId="166A190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14:paraId="71863134" w14:textId="77777777" w:rsidTr="008C1864">
        <w:trPr>
          <w:cantSplit/>
        </w:trPr>
        <w:tc>
          <w:tcPr>
            <w:tcW w:w="743" w:type="dxa"/>
            <w:vMerge/>
            <w:tcBorders>
              <w:top w:val="single" w:sz="8" w:space="0" w:color="152935"/>
              <w:left w:val="nil"/>
              <w:bottom w:val="single" w:sz="8" w:space="0" w:color="152935"/>
              <w:right w:val="nil"/>
            </w:tcBorders>
            <w:shd w:val="clear" w:color="auto" w:fill="E0E0E0"/>
          </w:tcPr>
          <w:p w14:paraId="7EADA68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14:paraId="66D9B72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14:paraId="4953F24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3481DCC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7500132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EEC0DA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14:paraId="60D54A0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14:paraId="5B15E93E" w14:textId="77777777" w:rsidTr="008C1864">
        <w:trPr>
          <w:cantSplit/>
        </w:trPr>
        <w:tc>
          <w:tcPr>
            <w:tcW w:w="743" w:type="dxa"/>
            <w:vMerge/>
            <w:tcBorders>
              <w:top w:val="single" w:sz="8" w:space="0" w:color="152935"/>
              <w:left w:val="nil"/>
              <w:bottom w:val="single" w:sz="8" w:space="0" w:color="152935"/>
              <w:right w:val="nil"/>
            </w:tcBorders>
            <w:shd w:val="clear" w:color="auto" w:fill="E0E0E0"/>
          </w:tcPr>
          <w:p w14:paraId="441A945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14:paraId="4AB9E8E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14:paraId="5929E10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14:paraId="36ABB3D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14:paraId="741E620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4CA4294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14:paraId="50D01DD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14:paraId="72A1E07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14:paraId="029FB65F" w14:textId="77777777" w:rsidTr="00F748B7">
        <w:trPr>
          <w:cantSplit/>
        </w:trPr>
        <w:tc>
          <w:tcPr>
            <w:tcW w:w="9357" w:type="dxa"/>
            <w:gridSpan w:val="8"/>
            <w:tcBorders>
              <w:top w:val="nil"/>
              <w:left w:val="nil"/>
              <w:bottom w:val="nil"/>
              <w:right w:val="nil"/>
            </w:tcBorders>
            <w:shd w:val="clear" w:color="auto" w:fill="FFFFFF"/>
            <w:vAlign w:val="center"/>
          </w:tcPr>
          <w:p w14:paraId="472C1EA0"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
        </w:tc>
      </w:tr>
      <w:tr w:rsidR="00835C53" w:rsidRPr="00835C53" w14:paraId="5FF2F398" w14:textId="77777777" w:rsidTr="00F748B7">
        <w:trPr>
          <w:cantSplit/>
        </w:trPr>
        <w:tc>
          <w:tcPr>
            <w:tcW w:w="2083" w:type="dxa"/>
            <w:gridSpan w:val="2"/>
            <w:vMerge w:val="restart"/>
            <w:tcBorders>
              <w:top w:val="nil"/>
              <w:left w:val="nil"/>
              <w:bottom w:val="nil"/>
              <w:right w:val="nil"/>
            </w:tcBorders>
            <w:shd w:val="clear" w:color="auto" w:fill="FFFFFF"/>
            <w:vAlign w:val="bottom"/>
          </w:tcPr>
          <w:p w14:paraId="4424109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14:paraId="369E100F"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14:paraId="68DAE2B1"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14:paraId="303798F0"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14:paraId="1A279FA6" w14:textId="77777777" w:rsidTr="00F748B7">
        <w:trPr>
          <w:cantSplit/>
        </w:trPr>
        <w:tc>
          <w:tcPr>
            <w:tcW w:w="2083" w:type="dxa"/>
            <w:gridSpan w:val="2"/>
            <w:vMerge/>
            <w:tcBorders>
              <w:top w:val="nil"/>
              <w:left w:val="nil"/>
              <w:bottom w:val="nil"/>
              <w:right w:val="nil"/>
            </w:tcBorders>
            <w:shd w:val="clear" w:color="auto" w:fill="FFFFFF"/>
            <w:vAlign w:val="bottom"/>
          </w:tcPr>
          <w:p w14:paraId="0678083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14:paraId="45DF81A4"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14:paraId="2A7D46BF"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14:paraId="230FE2E2"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14:paraId="337FB53F"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14:paraId="4558EDC1"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14:paraId="7FA5E3F8"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14:paraId="21048446" w14:textId="77777777" w:rsidTr="00F748B7">
        <w:trPr>
          <w:cantSplit/>
        </w:trPr>
        <w:tc>
          <w:tcPr>
            <w:tcW w:w="735" w:type="dxa"/>
            <w:vMerge w:val="restart"/>
            <w:tcBorders>
              <w:top w:val="single" w:sz="8" w:space="0" w:color="152935"/>
              <w:left w:val="nil"/>
              <w:bottom w:val="single" w:sz="8" w:space="0" w:color="152935"/>
              <w:right w:val="nil"/>
            </w:tcBorders>
            <w:shd w:val="clear" w:color="auto" w:fill="E0E0E0"/>
          </w:tcPr>
          <w:p w14:paraId="7D24753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14:paraId="7AB113D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14:paraId="7652478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14:paraId="4D8E5FE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6A020FBC"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6C2291EF"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05457A95"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14:paraId="557C6A3D"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14:paraId="75443BA4" w14:textId="77777777" w:rsidTr="00F748B7">
        <w:trPr>
          <w:cantSplit/>
        </w:trPr>
        <w:tc>
          <w:tcPr>
            <w:tcW w:w="735" w:type="dxa"/>
            <w:vMerge/>
            <w:tcBorders>
              <w:top w:val="single" w:sz="8" w:space="0" w:color="152935"/>
              <w:left w:val="nil"/>
              <w:bottom w:val="single" w:sz="8" w:space="0" w:color="152935"/>
              <w:right w:val="nil"/>
            </w:tcBorders>
            <w:shd w:val="clear" w:color="auto" w:fill="E0E0E0"/>
          </w:tcPr>
          <w:p w14:paraId="45532A4D"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14:paraId="228AA0A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14:paraId="3B41972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5E50C2B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14:paraId="5B4B5AA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74E2510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294C2E0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14:paraId="6A8E6EF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14:paraId="3BBA709C" w14:textId="77777777" w:rsidTr="00F748B7">
        <w:trPr>
          <w:cantSplit/>
        </w:trPr>
        <w:tc>
          <w:tcPr>
            <w:tcW w:w="735" w:type="dxa"/>
            <w:vMerge/>
            <w:tcBorders>
              <w:top w:val="single" w:sz="8" w:space="0" w:color="152935"/>
              <w:left w:val="nil"/>
              <w:bottom w:val="single" w:sz="8" w:space="0" w:color="152935"/>
              <w:right w:val="nil"/>
            </w:tcBorders>
            <w:shd w:val="clear" w:color="auto" w:fill="E0E0E0"/>
          </w:tcPr>
          <w:p w14:paraId="55B1061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14:paraId="0342FEB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14:paraId="3C3276F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770ABC5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14:paraId="71E7776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57DD37C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5CB1F3D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14:paraId="31E5109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14:paraId="58AF5482" w14:textId="77777777" w:rsidTr="00F748B7">
        <w:trPr>
          <w:cantSplit/>
        </w:trPr>
        <w:tc>
          <w:tcPr>
            <w:tcW w:w="735" w:type="dxa"/>
            <w:vMerge/>
            <w:tcBorders>
              <w:top w:val="single" w:sz="8" w:space="0" w:color="152935"/>
              <w:left w:val="nil"/>
              <w:bottom w:val="single" w:sz="8" w:space="0" w:color="152935"/>
              <w:right w:val="nil"/>
            </w:tcBorders>
            <w:shd w:val="clear" w:color="auto" w:fill="E0E0E0"/>
          </w:tcPr>
          <w:p w14:paraId="7A7EDEE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14:paraId="7039E94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14:paraId="78B847C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50A578A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14:paraId="77135C4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3CC85BC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6D7498B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14:paraId="2D134E4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14:paraId="0C41F2C5" w14:textId="77777777" w:rsidTr="00F748B7">
        <w:trPr>
          <w:cantSplit/>
        </w:trPr>
        <w:tc>
          <w:tcPr>
            <w:tcW w:w="735" w:type="dxa"/>
            <w:vMerge/>
            <w:tcBorders>
              <w:top w:val="single" w:sz="8" w:space="0" w:color="152935"/>
              <w:left w:val="nil"/>
              <w:bottom w:val="single" w:sz="8" w:space="0" w:color="152935"/>
              <w:right w:val="nil"/>
            </w:tcBorders>
            <w:shd w:val="clear" w:color="auto" w:fill="E0E0E0"/>
          </w:tcPr>
          <w:p w14:paraId="5949E11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14:paraId="024CC50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14:paraId="562ECA8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5C1C46A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14:paraId="43CE781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62E0D50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665957D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14:paraId="0C8CAFD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14:paraId="52C52C50" w14:textId="77777777" w:rsidTr="00F748B7">
        <w:trPr>
          <w:cantSplit/>
        </w:trPr>
        <w:tc>
          <w:tcPr>
            <w:tcW w:w="735" w:type="dxa"/>
            <w:vMerge/>
            <w:tcBorders>
              <w:top w:val="single" w:sz="8" w:space="0" w:color="152935"/>
              <w:left w:val="nil"/>
              <w:bottom w:val="single" w:sz="8" w:space="0" w:color="152935"/>
              <w:right w:val="nil"/>
            </w:tcBorders>
            <w:shd w:val="clear" w:color="auto" w:fill="E0E0E0"/>
          </w:tcPr>
          <w:p w14:paraId="590B1D1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14:paraId="1A6918E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14:paraId="4CEC822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2849C2C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14:paraId="30C2E18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3F52D49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67B2181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14:paraId="3654156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14:paraId="70D29E0B" w14:textId="77777777" w:rsidTr="00F748B7">
        <w:trPr>
          <w:cantSplit/>
        </w:trPr>
        <w:tc>
          <w:tcPr>
            <w:tcW w:w="735" w:type="dxa"/>
            <w:vMerge/>
            <w:tcBorders>
              <w:top w:val="single" w:sz="8" w:space="0" w:color="152935"/>
              <w:left w:val="nil"/>
              <w:bottom w:val="single" w:sz="8" w:space="0" w:color="152935"/>
              <w:right w:val="nil"/>
            </w:tcBorders>
            <w:shd w:val="clear" w:color="auto" w:fill="E0E0E0"/>
          </w:tcPr>
          <w:p w14:paraId="7141DF7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14:paraId="0727A3D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14:paraId="16C62D0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4BBA33E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14:paraId="4166980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17E4618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2F7F197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14:paraId="3A01C44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14:paraId="22CCEE1C" w14:textId="77777777" w:rsidTr="00F748B7">
        <w:trPr>
          <w:cantSplit/>
        </w:trPr>
        <w:tc>
          <w:tcPr>
            <w:tcW w:w="735" w:type="dxa"/>
            <w:vMerge/>
            <w:tcBorders>
              <w:top w:val="single" w:sz="8" w:space="0" w:color="152935"/>
              <w:left w:val="nil"/>
              <w:bottom w:val="single" w:sz="8" w:space="0" w:color="152935"/>
              <w:right w:val="nil"/>
            </w:tcBorders>
            <w:shd w:val="clear" w:color="auto" w:fill="E0E0E0"/>
          </w:tcPr>
          <w:p w14:paraId="5B06012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14:paraId="1068453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14:paraId="0B33F9F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640A42C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14:paraId="78B11E1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3DDC48F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46E8529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14:paraId="59B57EC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14:paraId="72F4B8F8" w14:textId="77777777" w:rsidTr="00F748B7">
        <w:trPr>
          <w:cantSplit/>
        </w:trPr>
        <w:tc>
          <w:tcPr>
            <w:tcW w:w="735" w:type="dxa"/>
            <w:vMerge/>
            <w:tcBorders>
              <w:top w:val="single" w:sz="8" w:space="0" w:color="152935"/>
              <w:left w:val="nil"/>
              <w:bottom w:val="single" w:sz="8" w:space="0" w:color="152935"/>
              <w:right w:val="nil"/>
            </w:tcBorders>
            <w:shd w:val="clear" w:color="auto" w:fill="E0E0E0"/>
          </w:tcPr>
          <w:p w14:paraId="2AD777E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14:paraId="271F703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14:paraId="7C2100F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192FD24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14:paraId="5AA3156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3D791D4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6A653F9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14:paraId="4944E43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14:paraId="699417E3" w14:textId="77777777" w:rsidTr="00F748B7">
        <w:trPr>
          <w:cantSplit/>
        </w:trPr>
        <w:tc>
          <w:tcPr>
            <w:tcW w:w="735" w:type="dxa"/>
            <w:vMerge/>
            <w:tcBorders>
              <w:top w:val="single" w:sz="8" w:space="0" w:color="152935"/>
              <w:left w:val="nil"/>
              <w:bottom w:val="single" w:sz="8" w:space="0" w:color="152935"/>
              <w:right w:val="nil"/>
            </w:tcBorders>
            <w:shd w:val="clear" w:color="auto" w:fill="E0E0E0"/>
          </w:tcPr>
          <w:p w14:paraId="316906D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14:paraId="2539476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14:paraId="2174B1E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14D8C37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14:paraId="5ACF144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5548D6A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665FCB1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14:paraId="03FF05F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14:paraId="39B1622B" w14:textId="77777777" w:rsidTr="00F748B7">
        <w:trPr>
          <w:cantSplit/>
        </w:trPr>
        <w:tc>
          <w:tcPr>
            <w:tcW w:w="735" w:type="dxa"/>
            <w:vMerge/>
            <w:tcBorders>
              <w:top w:val="single" w:sz="8" w:space="0" w:color="152935"/>
              <w:left w:val="nil"/>
              <w:bottom w:val="single" w:sz="8" w:space="0" w:color="152935"/>
              <w:right w:val="nil"/>
            </w:tcBorders>
            <w:shd w:val="clear" w:color="auto" w:fill="E0E0E0"/>
          </w:tcPr>
          <w:p w14:paraId="71654CC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14:paraId="563F956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14:paraId="6052ACD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5EBD7E9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14:paraId="26AE091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7D9FDE4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14:paraId="791FD7C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14:paraId="55A518B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14:paraId="0CC1A3F7" w14:textId="77777777" w:rsidTr="00F748B7">
        <w:trPr>
          <w:cantSplit/>
        </w:trPr>
        <w:tc>
          <w:tcPr>
            <w:tcW w:w="735" w:type="dxa"/>
            <w:vMerge/>
            <w:tcBorders>
              <w:top w:val="single" w:sz="8" w:space="0" w:color="152935"/>
              <w:left w:val="nil"/>
              <w:bottom w:val="single" w:sz="8" w:space="0" w:color="152935"/>
              <w:right w:val="nil"/>
            </w:tcBorders>
            <w:shd w:val="clear" w:color="auto" w:fill="E0E0E0"/>
          </w:tcPr>
          <w:p w14:paraId="650FEEF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14:paraId="2F4FC11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14:paraId="21B05CA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14:paraId="05DEB0A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14:paraId="4B2BF5E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14:paraId="70853C5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14:paraId="4269A46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14:paraId="69D4335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14:paraId="7BBBDFA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14:paraId="71809203" w14:textId="77777777"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14:paraId="64CC835F" w14:textId="77777777" w:rsidTr="008C1864">
        <w:trPr>
          <w:cantSplit/>
        </w:trPr>
        <w:tc>
          <w:tcPr>
            <w:tcW w:w="9362" w:type="dxa"/>
            <w:gridSpan w:val="3"/>
            <w:tcBorders>
              <w:top w:val="nil"/>
              <w:left w:val="nil"/>
              <w:bottom w:val="nil"/>
              <w:right w:val="nil"/>
            </w:tcBorders>
            <w:shd w:val="clear" w:color="auto" w:fill="FFFFFF"/>
            <w:vAlign w:val="center"/>
          </w:tcPr>
          <w:p w14:paraId="6C6E76B2"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
        </w:tc>
      </w:tr>
      <w:tr w:rsidR="00835C53" w:rsidRPr="00835C53" w14:paraId="1C1A778D" w14:textId="77777777" w:rsidTr="008C1864">
        <w:trPr>
          <w:cantSplit/>
        </w:trPr>
        <w:tc>
          <w:tcPr>
            <w:tcW w:w="6272" w:type="dxa"/>
            <w:gridSpan w:val="2"/>
            <w:vMerge w:val="restart"/>
            <w:tcBorders>
              <w:top w:val="nil"/>
              <w:left w:val="nil"/>
              <w:bottom w:val="nil"/>
              <w:right w:val="nil"/>
            </w:tcBorders>
            <w:shd w:val="clear" w:color="auto" w:fill="FFFFFF"/>
            <w:vAlign w:val="bottom"/>
          </w:tcPr>
          <w:p w14:paraId="14D8C55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14:paraId="5B16FDFB"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14:paraId="76422B62" w14:textId="77777777" w:rsidTr="008C1864">
        <w:trPr>
          <w:cantSplit/>
        </w:trPr>
        <w:tc>
          <w:tcPr>
            <w:tcW w:w="6272" w:type="dxa"/>
            <w:gridSpan w:val="2"/>
            <w:vMerge/>
            <w:tcBorders>
              <w:top w:val="nil"/>
              <w:left w:val="nil"/>
              <w:bottom w:val="nil"/>
              <w:right w:val="nil"/>
            </w:tcBorders>
            <w:shd w:val="clear" w:color="auto" w:fill="FFFFFF"/>
            <w:vAlign w:val="bottom"/>
          </w:tcPr>
          <w:p w14:paraId="3E692F3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14:paraId="64464140"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14:paraId="443C6BA5" w14:textId="77777777" w:rsidTr="008C1864">
        <w:trPr>
          <w:cantSplit/>
        </w:trPr>
        <w:tc>
          <w:tcPr>
            <w:tcW w:w="2213" w:type="dxa"/>
            <w:vMerge w:val="restart"/>
            <w:tcBorders>
              <w:top w:val="single" w:sz="8" w:space="0" w:color="152935"/>
              <w:left w:val="nil"/>
              <w:bottom w:val="single" w:sz="8" w:space="0" w:color="152935"/>
              <w:right w:val="nil"/>
            </w:tcBorders>
            <w:shd w:val="clear" w:color="auto" w:fill="E0E0E0"/>
          </w:tcPr>
          <w:p w14:paraId="6387477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14:paraId="57CD534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14:paraId="7AFFD933"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14:paraId="6CBC1432" w14:textId="77777777" w:rsidTr="008C1864">
        <w:trPr>
          <w:cantSplit/>
        </w:trPr>
        <w:tc>
          <w:tcPr>
            <w:tcW w:w="2213" w:type="dxa"/>
            <w:vMerge/>
            <w:tcBorders>
              <w:top w:val="single" w:sz="8" w:space="0" w:color="152935"/>
              <w:left w:val="nil"/>
              <w:bottom w:val="single" w:sz="8" w:space="0" w:color="152935"/>
              <w:right w:val="nil"/>
            </w:tcBorders>
            <w:shd w:val="clear" w:color="auto" w:fill="E0E0E0"/>
          </w:tcPr>
          <w:p w14:paraId="5CFA64FE"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14:paraId="0D014C2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14:paraId="05D2380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14:paraId="2AE96FDA" w14:textId="77777777" w:rsidTr="008C1864">
        <w:trPr>
          <w:cantSplit/>
        </w:trPr>
        <w:tc>
          <w:tcPr>
            <w:tcW w:w="2213" w:type="dxa"/>
            <w:vMerge/>
            <w:tcBorders>
              <w:top w:val="single" w:sz="8" w:space="0" w:color="152935"/>
              <w:left w:val="nil"/>
              <w:bottom w:val="single" w:sz="8" w:space="0" w:color="152935"/>
              <w:right w:val="nil"/>
            </w:tcBorders>
            <w:shd w:val="clear" w:color="auto" w:fill="E0E0E0"/>
          </w:tcPr>
          <w:p w14:paraId="065FB01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14:paraId="1FF3017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14:paraId="488B813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14:paraId="19EA1009" w14:textId="77777777" w:rsidTr="008C1864">
        <w:trPr>
          <w:cantSplit/>
        </w:trPr>
        <w:tc>
          <w:tcPr>
            <w:tcW w:w="2213" w:type="dxa"/>
            <w:vMerge/>
            <w:tcBorders>
              <w:top w:val="single" w:sz="8" w:space="0" w:color="152935"/>
              <w:left w:val="nil"/>
              <w:bottom w:val="single" w:sz="8" w:space="0" w:color="152935"/>
              <w:right w:val="nil"/>
            </w:tcBorders>
            <w:shd w:val="clear" w:color="auto" w:fill="E0E0E0"/>
          </w:tcPr>
          <w:p w14:paraId="5874D99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14:paraId="15CD003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14:paraId="748E80A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14:paraId="4B462CBB" w14:textId="77777777" w:rsidTr="008C1864">
        <w:trPr>
          <w:cantSplit/>
        </w:trPr>
        <w:tc>
          <w:tcPr>
            <w:tcW w:w="2213" w:type="dxa"/>
            <w:vMerge/>
            <w:tcBorders>
              <w:top w:val="single" w:sz="8" w:space="0" w:color="152935"/>
              <w:left w:val="nil"/>
              <w:bottom w:val="single" w:sz="8" w:space="0" w:color="152935"/>
              <w:right w:val="nil"/>
            </w:tcBorders>
            <w:shd w:val="clear" w:color="auto" w:fill="E0E0E0"/>
          </w:tcPr>
          <w:p w14:paraId="4375F7D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14:paraId="1FB2EE3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14:paraId="2E6A9E4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14:paraId="5C64C03C" w14:textId="77777777" w:rsidTr="008C1864">
        <w:trPr>
          <w:cantSplit/>
        </w:trPr>
        <w:tc>
          <w:tcPr>
            <w:tcW w:w="2213" w:type="dxa"/>
            <w:vMerge/>
            <w:tcBorders>
              <w:top w:val="single" w:sz="8" w:space="0" w:color="152935"/>
              <w:left w:val="nil"/>
              <w:bottom w:val="single" w:sz="8" w:space="0" w:color="152935"/>
              <w:right w:val="nil"/>
            </w:tcBorders>
            <w:shd w:val="clear" w:color="auto" w:fill="E0E0E0"/>
          </w:tcPr>
          <w:p w14:paraId="5E2EEB3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14:paraId="490231F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14:paraId="74437EC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14:paraId="0FD01537" w14:textId="77777777" w:rsidTr="008C1864">
        <w:trPr>
          <w:cantSplit/>
        </w:trPr>
        <w:tc>
          <w:tcPr>
            <w:tcW w:w="2213" w:type="dxa"/>
            <w:vMerge/>
            <w:tcBorders>
              <w:top w:val="single" w:sz="8" w:space="0" w:color="152935"/>
              <w:left w:val="nil"/>
              <w:bottom w:val="single" w:sz="8" w:space="0" w:color="152935"/>
              <w:right w:val="nil"/>
            </w:tcBorders>
            <w:shd w:val="clear" w:color="auto" w:fill="E0E0E0"/>
          </w:tcPr>
          <w:p w14:paraId="202FB38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14:paraId="610669C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14:paraId="4E14D22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14:paraId="2CEA322C" w14:textId="77777777" w:rsidTr="008C1864">
        <w:trPr>
          <w:cantSplit/>
        </w:trPr>
        <w:tc>
          <w:tcPr>
            <w:tcW w:w="2213" w:type="dxa"/>
            <w:vMerge/>
            <w:tcBorders>
              <w:top w:val="single" w:sz="8" w:space="0" w:color="152935"/>
              <w:left w:val="nil"/>
              <w:bottom w:val="single" w:sz="8" w:space="0" w:color="152935"/>
              <w:right w:val="nil"/>
            </w:tcBorders>
            <w:shd w:val="clear" w:color="auto" w:fill="E0E0E0"/>
          </w:tcPr>
          <w:p w14:paraId="3CCAA50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14:paraId="452A441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14:paraId="018380A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14:paraId="27A84F30" w14:textId="77777777" w:rsidTr="008C1864">
        <w:trPr>
          <w:cantSplit/>
        </w:trPr>
        <w:tc>
          <w:tcPr>
            <w:tcW w:w="2213" w:type="dxa"/>
            <w:vMerge/>
            <w:tcBorders>
              <w:top w:val="single" w:sz="8" w:space="0" w:color="152935"/>
              <w:left w:val="nil"/>
              <w:bottom w:val="single" w:sz="8" w:space="0" w:color="152935"/>
              <w:right w:val="nil"/>
            </w:tcBorders>
            <w:shd w:val="clear" w:color="auto" w:fill="E0E0E0"/>
          </w:tcPr>
          <w:p w14:paraId="2F9396B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14:paraId="4C0A539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14:paraId="4336C82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14:paraId="62B9C756" w14:textId="77777777" w:rsidTr="008C1864">
        <w:trPr>
          <w:cantSplit/>
        </w:trPr>
        <w:tc>
          <w:tcPr>
            <w:tcW w:w="2213" w:type="dxa"/>
            <w:vMerge/>
            <w:tcBorders>
              <w:top w:val="single" w:sz="8" w:space="0" w:color="152935"/>
              <w:left w:val="nil"/>
              <w:bottom w:val="single" w:sz="8" w:space="0" w:color="152935"/>
              <w:right w:val="nil"/>
            </w:tcBorders>
            <w:shd w:val="clear" w:color="auto" w:fill="E0E0E0"/>
          </w:tcPr>
          <w:p w14:paraId="7EF2BCE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14:paraId="4146BDC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14:paraId="51EBEB9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14:paraId="67F789B0" w14:textId="77777777" w:rsidTr="008C1864">
        <w:trPr>
          <w:cantSplit/>
        </w:trPr>
        <w:tc>
          <w:tcPr>
            <w:tcW w:w="2213" w:type="dxa"/>
            <w:vMerge/>
            <w:tcBorders>
              <w:top w:val="single" w:sz="8" w:space="0" w:color="152935"/>
              <w:left w:val="nil"/>
              <w:bottom w:val="single" w:sz="8" w:space="0" w:color="152935"/>
              <w:right w:val="nil"/>
            </w:tcBorders>
            <w:shd w:val="clear" w:color="auto" w:fill="E0E0E0"/>
          </w:tcPr>
          <w:p w14:paraId="0C21130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14:paraId="6BE38C6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14:paraId="138ECA6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14:paraId="4735C845" w14:textId="77777777" w:rsidTr="008C1864">
        <w:trPr>
          <w:cantSplit/>
        </w:trPr>
        <w:tc>
          <w:tcPr>
            <w:tcW w:w="2213" w:type="dxa"/>
            <w:vMerge/>
            <w:tcBorders>
              <w:top w:val="single" w:sz="8" w:space="0" w:color="152935"/>
              <w:left w:val="nil"/>
              <w:bottom w:val="single" w:sz="8" w:space="0" w:color="152935"/>
              <w:right w:val="nil"/>
            </w:tcBorders>
            <w:shd w:val="clear" w:color="auto" w:fill="E0E0E0"/>
          </w:tcPr>
          <w:p w14:paraId="1E6A0E9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14:paraId="65BE6EA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14:paraId="55A8C90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14:paraId="7550E30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14:paraId="26ABFA59" w14:textId="77777777" w:rsidTr="00F748B7">
        <w:trPr>
          <w:cantSplit/>
        </w:trPr>
        <w:tc>
          <w:tcPr>
            <w:tcW w:w="9360" w:type="dxa"/>
            <w:tcBorders>
              <w:top w:val="nil"/>
              <w:left w:val="nil"/>
              <w:bottom w:val="nil"/>
              <w:right w:val="nil"/>
            </w:tcBorders>
            <w:shd w:val="clear" w:color="auto" w:fill="FFFFFF"/>
          </w:tcPr>
          <w:p w14:paraId="3B221C7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14:paraId="2EAFE360"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14:paraId="5F68BC5B" w14:textId="77777777" w:rsidTr="00F748B7">
        <w:trPr>
          <w:cantSplit/>
        </w:trPr>
        <w:tc>
          <w:tcPr>
            <w:tcW w:w="9327" w:type="dxa"/>
            <w:gridSpan w:val="8"/>
            <w:tcBorders>
              <w:top w:val="nil"/>
              <w:left w:val="nil"/>
              <w:bottom w:val="nil"/>
              <w:right w:val="nil"/>
            </w:tcBorders>
            <w:shd w:val="clear" w:color="auto" w:fill="FFFFFF"/>
            <w:vAlign w:val="center"/>
          </w:tcPr>
          <w:p w14:paraId="2CB2B8D0"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Coefficient Correlations</w:t>
            </w:r>
            <w:r w:rsidRPr="00835C53">
              <w:rPr>
                <w:rFonts w:ascii="Arial" w:eastAsiaTheme="minorEastAsia" w:hAnsi="Arial" w:cs="Arial"/>
                <w:b/>
                <w:bCs/>
                <w:color w:val="010205"/>
                <w:vertAlign w:val="superscript"/>
              </w:rPr>
              <w:t>a</w:t>
            </w:r>
          </w:p>
        </w:tc>
      </w:tr>
      <w:tr w:rsidR="00835C53" w:rsidRPr="00835C53" w14:paraId="6E5C3CC4" w14:textId="77777777" w:rsidTr="00F748B7">
        <w:trPr>
          <w:cantSplit/>
        </w:trPr>
        <w:tc>
          <w:tcPr>
            <w:tcW w:w="3459" w:type="dxa"/>
            <w:gridSpan w:val="3"/>
            <w:tcBorders>
              <w:top w:val="nil"/>
              <w:left w:val="nil"/>
              <w:bottom w:val="single" w:sz="8" w:space="0" w:color="152935"/>
              <w:right w:val="nil"/>
            </w:tcBorders>
            <w:shd w:val="clear" w:color="auto" w:fill="FFFFFF"/>
            <w:vAlign w:val="bottom"/>
          </w:tcPr>
          <w:p w14:paraId="500EE31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14:paraId="662C03F6"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14:paraId="41A0DD31"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53527F0F"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14:paraId="1EE14F9F"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14:paraId="44B85330"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14:paraId="2EA2F591" w14:textId="77777777" w:rsidTr="00F748B7">
        <w:trPr>
          <w:cantSplit/>
        </w:trPr>
        <w:tc>
          <w:tcPr>
            <w:tcW w:w="741" w:type="dxa"/>
            <w:vMerge w:val="restart"/>
            <w:tcBorders>
              <w:top w:val="single" w:sz="8" w:space="0" w:color="152935"/>
              <w:left w:val="nil"/>
              <w:bottom w:val="single" w:sz="8" w:space="0" w:color="152935"/>
              <w:right w:val="nil"/>
            </w:tcBorders>
            <w:shd w:val="clear" w:color="auto" w:fill="E0E0E0"/>
          </w:tcPr>
          <w:p w14:paraId="63940D5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14:paraId="41D15A7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14:paraId="17884B1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14:paraId="62B6871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14:paraId="0F69DC0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14:paraId="6B2B658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14:paraId="7AE34D4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14:paraId="7D18773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14:paraId="184B339B"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3CB37B2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14:paraId="4C87E82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14E1CC0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14:paraId="355BFFC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2571599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0886512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23E3ABC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14:paraId="7041684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14:paraId="2CD47363"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18078ED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14:paraId="750067A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2B9695A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14:paraId="4AF7922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16AF2A1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58EE0C6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3F5F45D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14:paraId="4506B18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14:paraId="50E9731B"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6D5B686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14:paraId="66C1A75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2E3D7FC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14:paraId="085B167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29787BD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0E32AC1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4900937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14:paraId="362552E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14:paraId="4C64B938"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26F1A5D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14:paraId="1F7399B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30DE052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14:paraId="5078C86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44AC7DA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285CEA3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0F91766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14:paraId="5A78190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14:paraId="32A93EA6"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4F22827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14:paraId="79F4095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2218117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14:paraId="10631CF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455AC03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458CD65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4706E78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14:paraId="6EEDC4F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14:paraId="08702AB0"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21D52BC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14:paraId="09FCC04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4069B8A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14:paraId="32DE2D2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1077BB8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5C626CB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46F131D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14:paraId="2E12205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14:paraId="02D2F4E5"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52225D6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14:paraId="0B67275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0F5D216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14:paraId="02D73C5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1633B4B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58A8D72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6051E72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14:paraId="411CA42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14:paraId="2E2CA396"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72099E8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14:paraId="76146B4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086379E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14:paraId="6B484BF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4F9618C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4C41FF1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1AE3B29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14:paraId="2C46AB7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14:paraId="1F3CDE48"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018C838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14:paraId="069F1B0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20DBAEF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14:paraId="26D4D2A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4DA2D1D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7A59BE0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5FDCC1B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14:paraId="32FFED3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14:paraId="6BF33BFE"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7D282E9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14:paraId="098F7CA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14:paraId="60AD851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14:paraId="7BD83B5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14:paraId="316A67D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14:paraId="5A1E126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14:paraId="4EB4997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14:paraId="0171205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14:paraId="6C40ED82"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6D515F8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14:paraId="65CBBFB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Covariances</w:t>
            </w:r>
          </w:p>
        </w:tc>
        <w:tc>
          <w:tcPr>
            <w:tcW w:w="1359" w:type="dxa"/>
            <w:tcBorders>
              <w:top w:val="single" w:sz="8" w:space="0" w:color="AEAEAE"/>
              <w:left w:val="nil"/>
              <w:bottom w:val="single" w:sz="8" w:space="0" w:color="AEAEAE"/>
              <w:right w:val="nil"/>
            </w:tcBorders>
            <w:shd w:val="clear" w:color="auto" w:fill="E0E0E0"/>
          </w:tcPr>
          <w:p w14:paraId="54860C4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14:paraId="35918F8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2C3C0D6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16DBF13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0EC1333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14:paraId="24D7220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14:paraId="3C518ECD"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11E4905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14:paraId="0880F8C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56D38D4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14:paraId="0CDED69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5BDB793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0DC5C6F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776F9E7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14:paraId="102025A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14:paraId="236E33DA"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1FE0101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14:paraId="71D6E08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5B6FA900"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14:paraId="65B353D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2BA36B9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762701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5672269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14:paraId="743EAC8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14:paraId="5F688F8C"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55C806A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14:paraId="75B3904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04B1DCD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14:paraId="3670F14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25E40E5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9074DF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6846CA3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14:paraId="7EC8260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14:paraId="68F0E31A"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4957CAF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14:paraId="48136A0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2BD6B29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14:paraId="668EC30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0DDC611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5A84C99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3336FF8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14:paraId="5FF584B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14:paraId="17406571"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7C4543F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14:paraId="084E688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430CC34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14:paraId="5BAB880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5E8D5DB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7050F6A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6D13D90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14:paraId="2D79084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14:paraId="42E4FEDE"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1C80500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14:paraId="018A19C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2A0C5C0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14:paraId="37329BB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2B8C521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4135607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37C3A77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14:paraId="67FBD34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14:paraId="7569FFD0"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66126DB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14:paraId="6C07712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748D9C9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14:paraId="77BC62F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112E1E3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149CE2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7777053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14:paraId="2C0FCE4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14:paraId="4DC8976D"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7E87D65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14:paraId="3C3659D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0C205FC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14:paraId="5107E9C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37A05AE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1DCB063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10BA205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14:paraId="4F781BA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14:paraId="707C8E11"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2366035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14:paraId="1B9A28A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14:paraId="0416233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14:paraId="60512C8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14:paraId="2525F81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CAB0A9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08C1BE8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14:paraId="0BB66CE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14:paraId="7C3F3740"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75630C3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14:paraId="73D7DB4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14:paraId="3B03985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14:paraId="13F83D5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14:paraId="3554FBA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14:paraId="184639F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14:paraId="592A707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14:paraId="4C29D78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14:paraId="20379C3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14:paraId="30E6D39C" w14:textId="77777777" w:rsidTr="00F748B7">
        <w:trPr>
          <w:cantSplit/>
        </w:trPr>
        <w:tc>
          <w:tcPr>
            <w:tcW w:w="9359" w:type="dxa"/>
            <w:gridSpan w:val="7"/>
            <w:tcBorders>
              <w:top w:val="nil"/>
              <w:left w:val="nil"/>
              <w:bottom w:val="nil"/>
              <w:right w:val="nil"/>
            </w:tcBorders>
            <w:shd w:val="clear" w:color="auto" w:fill="FFFFFF"/>
            <w:vAlign w:val="center"/>
          </w:tcPr>
          <w:p w14:paraId="106FED14"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Coefficient Correlations</w:t>
            </w:r>
            <w:r w:rsidRPr="00835C53">
              <w:rPr>
                <w:rFonts w:ascii="Arial" w:eastAsiaTheme="minorEastAsia" w:hAnsi="Arial" w:cs="Arial"/>
                <w:b/>
                <w:bCs/>
                <w:color w:val="010205"/>
                <w:vertAlign w:val="superscript"/>
              </w:rPr>
              <w:t>a</w:t>
            </w:r>
          </w:p>
        </w:tc>
      </w:tr>
      <w:tr w:rsidR="00835C53" w:rsidRPr="00835C53" w14:paraId="35201E05" w14:textId="77777777" w:rsidTr="00F748B7">
        <w:trPr>
          <w:cantSplit/>
        </w:trPr>
        <w:tc>
          <w:tcPr>
            <w:tcW w:w="3854" w:type="dxa"/>
            <w:gridSpan w:val="3"/>
            <w:tcBorders>
              <w:top w:val="nil"/>
              <w:left w:val="nil"/>
              <w:bottom w:val="single" w:sz="8" w:space="0" w:color="152935"/>
              <w:right w:val="nil"/>
            </w:tcBorders>
            <w:shd w:val="clear" w:color="auto" w:fill="FFFFFF"/>
            <w:vAlign w:val="bottom"/>
          </w:tcPr>
          <w:p w14:paraId="2250DC1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14:paraId="13193994"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14:paraId="49C28B9A"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14:paraId="47726C8F"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14:paraId="0BBB8D1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14:paraId="1892A943" w14:textId="77777777" w:rsidTr="00F748B7">
        <w:trPr>
          <w:cantSplit/>
        </w:trPr>
        <w:tc>
          <w:tcPr>
            <w:tcW w:w="826" w:type="dxa"/>
            <w:vMerge w:val="restart"/>
            <w:tcBorders>
              <w:top w:val="single" w:sz="8" w:space="0" w:color="152935"/>
              <w:left w:val="nil"/>
              <w:bottom w:val="single" w:sz="8" w:space="0" w:color="152935"/>
              <w:right w:val="nil"/>
            </w:tcBorders>
            <w:shd w:val="clear" w:color="auto" w:fill="E0E0E0"/>
          </w:tcPr>
          <w:p w14:paraId="2C2C72E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14:paraId="404177B0"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14:paraId="2A997E5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14:paraId="5D91B76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14:paraId="3A361A2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14:paraId="4895157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14:paraId="1A64656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14:paraId="677B27A1"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4D74337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14:paraId="7DE6A0E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13B703B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14:paraId="6F15BEC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3044761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4D741BC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14:paraId="7A59F0E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14:paraId="3755A812"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7AAC2C5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14:paraId="3A2F0D0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3A13C18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14:paraId="22F5094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2D72A8F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22C8C4F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14:paraId="0B397BF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14:paraId="6362CC0C"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6C1D7F3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14:paraId="42A7836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2F6804D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14:paraId="448F905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52A03AD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67FDDB3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14:paraId="10CEAA2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14:paraId="54329005"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603ACA7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14:paraId="4A7521F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0AA52DE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14:paraId="7DDE54E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556BE9E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27F9F20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14:paraId="3AC5E01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14:paraId="4975CBD4"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32CBFC7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14:paraId="56A1233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7ED1DC5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14:paraId="53FEAEC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6C83D28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18311EE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14:paraId="2F7C2A7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14:paraId="55866F39"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4719717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14:paraId="36238A5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0C7F4C2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14:paraId="0A9A3E0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5A49762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4F47263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14:paraId="7792CB1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14:paraId="65BDB4D1"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2165C25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14:paraId="57DD34E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5C43960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14:paraId="27E04E8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6331A12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01FF542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14:paraId="3B4BCB2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14:paraId="70BB954F"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39CEAD5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14:paraId="48DD90C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7708849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14:paraId="1CD2EA8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627BD88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442F195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14:paraId="5DED394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14:paraId="4FCF4034"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675BF83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14:paraId="4E4DAA2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148543A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14:paraId="578235D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395750F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65C9FCD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14:paraId="10F6315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14:paraId="7FD6CD94"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5CDED8D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14:paraId="6C30A02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14:paraId="207D6E1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14:paraId="06F4FB2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14:paraId="7F54446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14:paraId="5ED24FC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14:paraId="454B966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14:paraId="697C7230"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6E999BE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14:paraId="15FDDCF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Covariances</w:t>
            </w:r>
          </w:p>
        </w:tc>
        <w:tc>
          <w:tcPr>
            <w:tcW w:w="1514" w:type="dxa"/>
            <w:tcBorders>
              <w:top w:val="single" w:sz="8" w:space="0" w:color="AEAEAE"/>
              <w:left w:val="nil"/>
              <w:bottom w:val="single" w:sz="8" w:space="0" w:color="AEAEAE"/>
              <w:right w:val="nil"/>
            </w:tcBorders>
            <w:shd w:val="clear" w:color="auto" w:fill="E0E0E0"/>
          </w:tcPr>
          <w:p w14:paraId="471365B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14:paraId="4E322A3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75899EA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3B98220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14:paraId="565DD9E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14:paraId="11874A2B"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6635996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14:paraId="314A782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10EF6BE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14:paraId="4C0BFFB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035E1E8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4CC5A4A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14:paraId="5549F6A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14:paraId="0B4E8977"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0E3518A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14:paraId="25FEBD7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38B85EE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14:paraId="141E368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661F057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4F210B4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14:paraId="41B9ADD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14:paraId="41D0C9D0"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5EFC5FD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14:paraId="12F58B2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70E74A8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14:paraId="7422F93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7CBF29E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4CB7D0B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14:paraId="42D0080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14:paraId="4350C4D2"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01DAFF2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14:paraId="497BB67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2A14B72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14:paraId="77C3003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0EEB84B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7C5002D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14:paraId="2489536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14:paraId="333BD677"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0C9B8D8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14:paraId="469204D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6AD12CF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14:paraId="75B6A65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7B17603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4AD41D3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14:paraId="46728A9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14:paraId="5A68967F"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199F66A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14:paraId="1330E85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564DE76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14:paraId="05B37B8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51963EA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0BEEACB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14:paraId="5E64C1B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14:paraId="52D982E9"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79625A2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14:paraId="4D28959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28FF36B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14:paraId="61E1FBA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3580A10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22AE04C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14:paraId="08F8FB9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14:paraId="485BF546"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7D800C6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14:paraId="346954A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47E1D7E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14:paraId="3E2459B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1393709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1A523A6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14:paraId="5F973F1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14:paraId="0BFD2B0B"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0ADD66C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14:paraId="6ABDC7A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14:paraId="0DA10AD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14:paraId="7629A44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14:paraId="3690579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14:paraId="5A7E0CC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14:paraId="30BE34D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14:paraId="58B9CD19" w14:textId="77777777" w:rsidTr="00F748B7">
        <w:trPr>
          <w:cantSplit/>
        </w:trPr>
        <w:tc>
          <w:tcPr>
            <w:tcW w:w="826" w:type="dxa"/>
            <w:vMerge/>
            <w:tcBorders>
              <w:top w:val="single" w:sz="8" w:space="0" w:color="152935"/>
              <w:left w:val="nil"/>
              <w:bottom w:val="single" w:sz="8" w:space="0" w:color="152935"/>
              <w:right w:val="nil"/>
            </w:tcBorders>
            <w:shd w:val="clear" w:color="auto" w:fill="E0E0E0"/>
          </w:tcPr>
          <w:p w14:paraId="0A68F4C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14:paraId="778431F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14:paraId="257DB43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14:paraId="6278440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14:paraId="3AD69F6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14:paraId="56AE0A9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14:paraId="6DD9D47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14:paraId="6AFE2480" w14:textId="77777777"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14:paraId="32CB3C56" w14:textId="77777777"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14:paraId="729B673C" w14:textId="77777777" w:rsidTr="00F748B7">
        <w:trPr>
          <w:cantSplit/>
        </w:trPr>
        <w:tc>
          <w:tcPr>
            <w:tcW w:w="9359" w:type="dxa"/>
            <w:gridSpan w:val="5"/>
            <w:tcBorders>
              <w:top w:val="nil"/>
              <w:left w:val="nil"/>
              <w:bottom w:val="nil"/>
              <w:right w:val="nil"/>
            </w:tcBorders>
            <w:shd w:val="clear" w:color="auto" w:fill="FFFFFF"/>
            <w:vAlign w:val="center"/>
          </w:tcPr>
          <w:p w14:paraId="39D6703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Coefficient Correlations</w:t>
            </w:r>
            <w:r w:rsidRPr="00835C53">
              <w:rPr>
                <w:rFonts w:ascii="Arial" w:eastAsiaTheme="minorEastAsia" w:hAnsi="Arial" w:cs="Arial"/>
                <w:b/>
                <w:bCs/>
                <w:color w:val="010205"/>
                <w:vertAlign w:val="superscript"/>
              </w:rPr>
              <w:t>a</w:t>
            </w:r>
          </w:p>
        </w:tc>
      </w:tr>
      <w:tr w:rsidR="00835C53" w:rsidRPr="00835C53" w14:paraId="0091EE67" w14:textId="77777777" w:rsidTr="00F748B7">
        <w:trPr>
          <w:cantSplit/>
        </w:trPr>
        <w:tc>
          <w:tcPr>
            <w:tcW w:w="5348" w:type="dxa"/>
            <w:gridSpan w:val="3"/>
            <w:tcBorders>
              <w:top w:val="nil"/>
              <w:left w:val="nil"/>
              <w:bottom w:val="single" w:sz="8" w:space="0" w:color="152935"/>
              <w:right w:val="nil"/>
            </w:tcBorders>
            <w:shd w:val="clear" w:color="auto" w:fill="FFFFFF"/>
            <w:vAlign w:val="bottom"/>
          </w:tcPr>
          <w:p w14:paraId="4ED45BA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14:paraId="43CD4DC4"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14:paraId="362D3D3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14:paraId="35EAE248" w14:textId="77777777" w:rsidTr="00F748B7">
        <w:trPr>
          <w:cantSplit/>
        </w:trPr>
        <w:tc>
          <w:tcPr>
            <w:tcW w:w="1146" w:type="dxa"/>
            <w:vMerge w:val="restart"/>
            <w:tcBorders>
              <w:top w:val="single" w:sz="8" w:space="0" w:color="152935"/>
              <w:left w:val="nil"/>
              <w:bottom w:val="single" w:sz="8" w:space="0" w:color="152935"/>
              <w:right w:val="nil"/>
            </w:tcBorders>
            <w:shd w:val="clear" w:color="auto" w:fill="E0E0E0"/>
          </w:tcPr>
          <w:p w14:paraId="7973983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14:paraId="62A37C0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14:paraId="34D9FC4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14:paraId="29AFDA3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14:paraId="5A52CF6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14:paraId="677F4D48"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0EF7AB6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14:paraId="4E77D16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65A8683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14:paraId="08B2774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14:paraId="4197615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14:paraId="4F2C7F86"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19C49FD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14:paraId="2734EF6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34D0CBEF"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14:paraId="492C6C4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14:paraId="48430BE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14:paraId="1986B3AC"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7925130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14:paraId="1E576A6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1A99C54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14:paraId="18317EF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14:paraId="3DE1C67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14:paraId="268BDDDF"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5FA7800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14:paraId="37E8B09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74CB755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14:paraId="3C612DF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14:paraId="772D791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14:paraId="2EA90EEA"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5ECB7E9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14:paraId="3FC3504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42EA7D5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14:paraId="38D7677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14:paraId="3AAA346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14:paraId="00DA7F08"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26ADE30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14:paraId="77EB49F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1881CBC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14:paraId="4673173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14:paraId="484E59D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14:paraId="5E066643"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5948002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14:paraId="3A3B362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0C9A6FB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14:paraId="1BBD3DC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14:paraId="45F8349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14:paraId="0F53211F"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368DF74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14:paraId="7F54179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5819C98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14:paraId="7056345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14:paraId="36239D3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14:paraId="37B10C94"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032A697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14:paraId="0D1C035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06B8308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14:paraId="632A0C9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14:paraId="5F32B75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14:paraId="2A63487D"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1E3C608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14:paraId="0D50284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14:paraId="57263B0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14:paraId="70B46D5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14:paraId="54D27F1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14:paraId="2DD623ED"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3DE0ABC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14:paraId="6F2B500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Covariances</w:t>
            </w:r>
          </w:p>
        </w:tc>
        <w:tc>
          <w:tcPr>
            <w:tcW w:w="2101" w:type="dxa"/>
            <w:tcBorders>
              <w:top w:val="single" w:sz="8" w:space="0" w:color="AEAEAE"/>
              <w:left w:val="nil"/>
              <w:bottom w:val="single" w:sz="8" w:space="0" w:color="AEAEAE"/>
              <w:right w:val="nil"/>
            </w:tcBorders>
            <w:shd w:val="clear" w:color="auto" w:fill="E0E0E0"/>
          </w:tcPr>
          <w:p w14:paraId="6BAB039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14:paraId="1AB5EE9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14:paraId="508F8B0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14:paraId="6F145799"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0B2D096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14:paraId="59CE60C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5D637A2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14:paraId="4C51E51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14:paraId="7CCD67C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14:paraId="6E07D0A4"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7A717BE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14:paraId="6EAAEF0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2EA0127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14:paraId="4DF0567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14:paraId="1832C04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14:paraId="36CE5C1D"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3CDC03C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14:paraId="5F8A188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4FDCAD9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14:paraId="5FFC67E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14:paraId="712BC26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14:paraId="41E2A195"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25B084E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14:paraId="7FE7468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6689236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14:paraId="3620CE9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14:paraId="23A3117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14:paraId="24B4BD27"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2E5D9B4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14:paraId="581BF8C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44246E7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14:paraId="44ADD81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14:paraId="5C46D70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14:paraId="081EA1D2"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44C95A2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14:paraId="7B958ED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3394EEA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14:paraId="7394208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14:paraId="14B1E80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14:paraId="09682510"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1A32A9E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14:paraId="24AC56F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028FF72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14:paraId="68085A7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14:paraId="2383914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14:paraId="628BD700"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7B627DF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14:paraId="0C889FC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7065ED0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14:paraId="11441D8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14:paraId="7D2DD68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14:paraId="107E0EA1"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29C412D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14:paraId="62127A0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14:paraId="79E0F8F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14:paraId="46BB4CE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14:paraId="1A8236D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14:paraId="565CCA68" w14:textId="77777777" w:rsidTr="00F748B7">
        <w:trPr>
          <w:cantSplit/>
        </w:trPr>
        <w:tc>
          <w:tcPr>
            <w:tcW w:w="1146" w:type="dxa"/>
            <w:vMerge/>
            <w:tcBorders>
              <w:top w:val="single" w:sz="8" w:space="0" w:color="152935"/>
              <w:left w:val="nil"/>
              <w:bottom w:val="single" w:sz="8" w:space="0" w:color="152935"/>
              <w:right w:val="nil"/>
            </w:tcBorders>
            <w:shd w:val="clear" w:color="auto" w:fill="E0E0E0"/>
          </w:tcPr>
          <w:p w14:paraId="4F03DF0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14:paraId="628FCD4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14:paraId="41C336C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14:paraId="791907D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14:paraId="504DDE7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14:paraId="40CDDAB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14:paraId="4B19927C" w14:textId="77777777" w:rsidTr="00F748B7">
        <w:trPr>
          <w:cantSplit/>
        </w:trPr>
        <w:tc>
          <w:tcPr>
            <w:tcW w:w="9359" w:type="dxa"/>
            <w:tcBorders>
              <w:top w:val="nil"/>
              <w:left w:val="nil"/>
              <w:bottom w:val="nil"/>
              <w:right w:val="nil"/>
            </w:tcBorders>
            <w:shd w:val="clear" w:color="auto" w:fill="FFFFFF"/>
          </w:tcPr>
          <w:p w14:paraId="344B62C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14:paraId="2F15743E"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14:paraId="133F68E3" w14:textId="77777777" w:rsidTr="00F748B7">
        <w:trPr>
          <w:cantSplit/>
        </w:trPr>
        <w:tc>
          <w:tcPr>
            <w:tcW w:w="9358" w:type="dxa"/>
            <w:gridSpan w:val="8"/>
            <w:tcBorders>
              <w:top w:val="nil"/>
              <w:left w:val="nil"/>
              <w:bottom w:val="nil"/>
              <w:right w:val="nil"/>
            </w:tcBorders>
            <w:shd w:val="clear" w:color="auto" w:fill="FFFFFF"/>
            <w:vAlign w:val="center"/>
          </w:tcPr>
          <w:p w14:paraId="65193627"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Collinearity Diagnostics</w:t>
            </w:r>
            <w:r w:rsidRPr="00835C53">
              <w:rPr>
                <w:rFonts w:ascii="Arial" w:eastAsiaTheme="minorEastAsia" w:hAnsi="Arial" w:cs="Arial"/>
                <w:b/>
                <w:bCs/>
                <w:color w:val="010205"/>
                <w:vertAlign w:val="superscript"/>
              </w:rPr>
              <w:t>a</w:t>
            </w:r>
          </w:p>
        </w:tc>
      </w:tr>
      <w:tr w:rsidR="00835C53" w:rsidRPr="00835C53" w14:paraId="72B0F1EA" w14:textId="77777777" w:rsidTr="00F748B7">
        <w:trPr>
          <w:cantSplit/>
        </w:trPr>
        <w:tc>
          <w:tcPr>
            <w:tcW w:w="800" w:type="dxa"/>
            <w:vMerge w:val="restart"/>
            <w:tcBorders>
              <w:top w:val="nil"/>
              <w:left w:val="nil"/>
              <w:bottom w:val="nil"/>
              <w:right w:val="nil"/>
            </w:tcBorders>
            <w:shd w:val="clear" w:color="auto" w:fill="FFFFFF"/>
            <w:vAlign w:val="bottom"/>
          </w:tcPr>
          <w:p w14:paraId="02A7837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14:paraId="6F6B2C2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14:paraId="7D895EF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14:paraId="1A0CD3EB"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14:paraId="792A9C09"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14:paraId="7E72D931" w14:textId="77777777" w:rsidTr="00F748B7">
        <w:trPr>
          <w:cantSplit/>
        </w:trPr>
        <w:tc>
          <w:tcPr>
            <w:tcW w:w="800" w:type="dxa"/>
            <w:vMerge/>
            <w:tcBorders>
              <w:top w:val="nil"/>
              <w:left w:val="nil"/>
              <w:bottom w:val="nil"/>
              <w:right w:val="nil"/>
            </w:tcBorders>
            <w:shd w:val="clear" w:color="auto" w:fill="FFFFFF"/>
            <w:vAlign w:val="bottom"/>
          </w:tcPr>
          <w:p w14:paraId="093D868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14:paraId="185EF83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14:paraId="0E65CDB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14:paraId="7290EC7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14:paraId="3CCCAA62"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14:paraId="12B155EF"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14:paraId="383A6D9E"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14:paraId="348C1E4A"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14:paraId="0C939370" w14:textId="77777777" w:rsidTr="00F748B7">
        <w:trPr>
          <w:cantSplit/>
        </w:trPr>
        <w:tc>
          <w:tcPr>
            <w:tcW w:w="800" w:type="dxa"/>
            <w:vMerge w:val="restart"/>
            <w:tcBorders>
              <w:top w:val="single" w:sz="8" w:space="0" w:color="152935"/>
              <w:left w:val="nil"/>
              <w:bottom w:val="single" w:sz="8" w:space="0" w:color="152935"/>
              <w:right w:val="nil"/>
            </w:tcBorders>
            <w:shd w:val="clear" w:color="auto" w:fill="E0E0E0"/>
          </w:tcPr>
          <w:p w14:paraId="1703249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14:paraId="6EA05F9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14:paraId="19802BC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14:paraId="651C37F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14:paraId="069B4A2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14:paraId="0E77C09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14:paraId="23230F5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14:paraId="1310F4F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0680A6BE" w14:textId="77777777" w:rsidTr="00F748B7">
        <w:trPr>
          <w:cantSplit/>
        </w:trPr>
        <w:tc>
          <w:tcPr>
            <w:tcW w:w="800" w:type="dxa"/>
            <w:vMerge/>
            <w:tcBorders>
              <w:top w:val="single" w:sz="8" w:space="0" w:color="152935"/>
              <w:left w:val="nil"/>
              <w:bottom w:val="single" w:sz="8" w:space="0" w:color="152935"/>
              <w:right w:val="nil"/>
            </w:tcBorders>
            <w:shd w:val="clear" w:color="auto" w:fill="E0E0E0"/>
          </w:tcPr>
          <w:p w14:paraId="148BD70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14:paraId="53C4E8E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14:paraId="4426E89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14:paraId="23B4BA9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14:paraId="6766603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14:paraId="5D85C40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14:paraId="6FBEBE5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14:paraId="0398585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14:paraId="41D564B9" w14:textId="77777777" w:rsidTr="00F748B7">
        <w:trPr>
          <w:cantSplit/>
        </w:trPr>
        <w:tc>
          <w:tcPr>
            <w:tcW w:w="800" w:type="dxa"/>
            <w:vMerge/>
            <w:tcBorders>
              <w:top w:val="single" w:sz="8" w:space="0" w:color="152935"/>
              <w:left w:val="nil"/>
              <w:bottom w:val="single" w:sz="8" w:space="0" w:color="152935"/>
              <w:right w:val="nil"/>
            </w:tcBorders>
            <w:shd w:val="clear" w:color="auto" w:fill="E0E0E0"/>
          </w:tcPr>
          <w:p w14:paraId="10898AE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14:paraId="07A2D5D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14:paraId="0CF2D16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14:paraId="5A593C8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14:paraId="2C730F0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14:paraId="55139A0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14:paraId="6C08609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14:paraId="186DA81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4F5C61AD" w14:textId="77777777" w:rsidTr="00F748B7">
        <w:trPr>
          <w:cantSplit/>
        </w:trPr>
        <w:tc>
          <w:tcPr>
            <w:tcW w:w="800" w:type="dxa"/>
            <w:vMerge/>
            <w:tcBorders>
              <w:top w:val="single" w:sz="8" w:space="0" w:color="152935"/>
              <w:left w:val="nil"/>
              <w:bottom w:val="single" w:sz="8" w:space="0" w:color="152935"/>
              <w:right w:val="nil"/>
            </w:tcBorders>
            <w:shd w:val="clear" w:color="auto" w:fill="E0E0E0"/>
          </w:tcPr>
          <w:p w14:paraId="3285F12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14:paraId="5781979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14:paraId="21A0A88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14:paraId="2B6E6A3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14:paraId="45ED564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14:paraId="3D14F37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14:paraId="67CDAD4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14:paraId="587D060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1BA57EAD" w14:textId="77777777" w:rsidTr="00F748B7">
        <w:trPr>
          <w:cantSplit/>
        </w:trPr>
        <w:tc>
          <w:tcPr>
            <w:tcW w:w="800" w:type="dxa"/>
            <w:vMerge/>
            <w:tcBorders>
              <w:top w:val="single" w:sz="8" w:space="0" w:color="152935"/>
              <w:left w:val="nil"/>
              <w:bottom w:val="single" w:sz="8" w:space="0" w:color="152935"/>
              <w:right w:val="nil"/>
            </w:tcBorders>
            <w:shd w:val="clear" w:color="auto" w:fill="E0E0E0"/>
          </w:tcPr>
          <w:p w14:paraId="261C19B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14:paraId="1F13629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14:paraId="45B9FDE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14:paraId="0B4EE9A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14:paraId="6D6677D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14:paraId="0F11757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14:paraId="2BD311D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14:paraId="5B60623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14:paraId="300593FD" w14:textId="77777777" w:rsidTr="00F748B7">
        <w:trPr>
          <w:cantSplit/>
        </w:trPr>
        <w:tc>
          <w:tcPr>
            <w:tcW w:w="800" w:type="dxa"/>
            <w:vMerge/>
            <w:tcBorders>
              <w:top w:val="single" w:sz="8" w:space="0" w:color="152935"/>
              <w:left w:val="nil"/>
              <w:bottom w:val="single" w:sz="8" w:space="0" w:color="152935"/>
              <w:right w:val="nil"/>
            </w:tcBorders>
            <w:shd w:val="clear" w:color="auto" w:fill="E0E0E0"/>
          </w:tcPr>
          <w:p w14:paraId="36F9756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14:paraId="1B1915D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14:paraId="2C674F1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14:paraId="12510BF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14:paraId="4A4556A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14:paraId="61192C0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14:paraId="1DBB556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14:paraId="36C7F4C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14:paraId="1AE5D8D4" w14:textId="77777777" w:rsidTr="00F748B7">
        <w:trPr>
          <w:cantSplit/>
        </w:trPr>
        <w:tc>
          <w:tcPr>
            <w:tcW w:w="800" w:type="dxa"/>
            <w:vMerge/>
            <w:tcBorders>
              <w:top w:val="single" w:sz="8" w:space="0" w:color="152935"/>
              <w:left w:val="nil"/>
              <w:bottom w:val="single" w:sz="8" w:space="0" w:color="152935"/>
              <w:right w:val="nil"/>
            </w:tcBorders>
            <w:shd w:val="clear" w:color="auto" w:fill="E0E0E0"/>
          </w:tcPr>
          <w:p w14:paraId="610B1EC2"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14:paraId="02A7EE1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14:paraId="7F66AF1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14:paraId="2158F0E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14:paraId="6C1EF17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14:paraId="7A230FE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14:paraId="2E2582C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14:paraId="701619B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14:paraId="7060C7EE" w14:textId="77777777" w:rsidTr="00F748B7">
        <w:trPr>
          <w:cantSplit/>
        </w:trPr>
        <w:tc>
          <w:tcPr>
            <w:tcW w:w="800" w:type="dxa"/>
            <w:vMerge/>
            <w:tcBorders>
              <w:top w:val="single" w:sz="8" w:space="0" w:color="152935"/>
              <w:left w:val="nil"/>
              <w:bottom w:val="single" w:sz="8" w:space="0" w:color="152935"/>
              <w:right w:val="nil"/>
            </w:tcBorders>
            <w:shd w:val="clear" w:color="auto" w:fill="E0E0E0"/>
          </w:tcPr>
          <w:p w14:paraId="7EBBF1F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14:paraId="0B3F60D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14:paraId="1973ABC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14:paraId="059161D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14:paraId="3563FEB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14:paraId="582FFC3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14:paraId="43EA966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14:paraId="1997D20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14:paraId="35C48D2D" w14:textId="77777777" w:rsidTr="00F748B7">
        <w:trPr>
          <w:cantSplit/>
        </w:trPr>
        <w:tc>
          <w:tcPr>
            <w:tcW w:w="800" w:type="dxa"/>
            <w:vMerge/>
            <w:tcBorders>
              <w:top w:val="single" w:sz="8" w:space="0" w:color="152935"/>
              <w:left w:val="nil"/>
              <w:bottom w:val="single" w:sz="8" w:space="0" w:color="152935"/>
              <w:right w:val="nil"/>
            </w:tcBorders>
            <w:shd w:val="clear" w:color="auto" w:fill="E0E0E0"/>
          </w:tcPr>
          <w:p w14:paraId="4BE2E58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14:paraId="5A8D483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14:paraId="791902D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14:paraId="4F8F7C5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14:paraId="4EA1643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14:paraId="208EEA6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14:paraId="25C22E8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14:paraId="257FE01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6C392382" w14:textId="77777777" w:rsidTr="00F748B7">
        <w:trPr>
          <w:cantSplit/>
        </w:trPr>
        <w:tc>
          <w:tcPr>
            <w:tcW w:w="800" w:type="dxa"/>
            <w:vMerge/>
            <w:tcBorders>
              <w:top w:val="single" w:sz="8" w:space="0" w:color="152935"/>
              <w:left w:val="nil"/>
              <w:bottom w:val="single" w:sz="8" w:space="0" w:color="152935"/>
              <w:right w:val="nil"/>
            </w:tcBorders>
            <w:shd w:val="clear" w:color="auto" w:fill="E0E0E0"/>
          </w:tcPr>
          <w:p w14:paraId="5068C16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14:paraId="5DCF6B6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14:paraId="7957F4A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14:paraId="3E50B6C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14:paraId="397FE41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14:paraId="7A5E990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14:paraId="1A227F3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14:paraId="3877EFD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7CB76CBA" w14:textId="77777777" w:rsidTr="00F748B7">
        <w:trPr>
          <w:cantSplit/>
        </w:trPr>
        <w:tc>
          <w:tcPr>
            <w:tcW w:w="800" w:type="dxa"/>
            <w:vMerge/>
            <w:tcBorders>
              <w:top w:val="single" w:sz="8" w:space="0" w:color="152935"/>
              <w:left w:val="nil"/>
              <w:bottom w:val="single" w:sz="8" w:space="0" w:color="152935"/>
              <w:right w:val="nil"/>
            </w:tcBorders>
            <w:shd w:val="clear" w:color="auto" w:fill="E0E0E0"/>
          </w:tcPr>
          <w:p w14:paraId="67141D9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14:paraId="09C05BA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14:paraId="33893D8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14:paraId="3309794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14:paraId="0D7E2C2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14:paraId="3C6F9C3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14:paraId="20C8ECF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14:paraId="573739F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639F8736" w14:textId="77777777" w:rsidTr="00F748B7">
        <w:trPr>
          <w:cantSplit/>
        </w:trPr>
        <w:tc>
          <w:tcPr>
            <w:tcW w:w="800" w:type="dxa"/>
            <w:vMerge/>
            <w:tcBorders>
              <w:top w:val="single" w:sz="8" w:space="0" w:color="152935"/>
              <w:left w:val="nil"/>
              <w:bottom w:val="single" w:sz="8" w:space="0" w:color="152935"/>
              <w:right w:val="nil"/>
            </w:tcBorders>
            <w:shd w:val="clear" w:color="auto" w:fill="E0E0E0"/>
          </w:tcPr>
          <w:p w14:paraId="23D31E06"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14:paraId="753388C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14:paraId="5513D1E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14:paraId="7469467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14:paraId="05C0329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14:paraId="3962C20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14:paraId="1CBA25D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14:paraId="2C4B664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14:paraId="7A12FF2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14:paraId="45D36185" w14:textId="77777777"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14:paraId="14F798EE" w14:textId="77777777" w:rsidTr="008C1864">
        <w:trPr>
          <w:cantSplit/>
        </w:trPr>
        <w:tc>
          <w:tcPr>
            <w:tcW w:w="9362" w:type="dxa"/>
            <w:gridSpan w:val="8"/>
            <w:tcBorders>
              <w:top w:val="nil"/>
              <w:left w:val="nil"/>
              <w:bottom w:val="nil"/>
              <w:right w:val="nil"/>
            </w:tcBorders>
            <w:shd w:val="clear" w:color="auto" w:fill="FFFFFF"/>
            <w:vAlign w:val="center"/>
          </w:tcPr>
          <w:p w14:paraId="595109F3"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Collinearity Diagnostics</w:t>
            </w:r>
            <w:r w:rsidRPr="00835C53">
              <w:rPr>
                <w:rFonts w:ascii="Arial" w:eastAsiaTheme="minorEastAsia" w:hAnsi="Arial" w:cs="Arial"/>
                <w:b/>
                <w:bCs/>
                <w:color w:val="010205"/>
                <w:vertAlign w:val="superscript"/>
              </w:rPr>
              <w:t>a</w:t>
            </w:r>
          </w:p>
        </w:tc>
      </w:tr>
      <w:tr w:rsidR="00835C53" w:rsidRPr="00835C53" w14:paraId="4FE7D50C" w14:textId="77777777" w:rsidTr="008C1864">
        <w:trPr>
          <w:cantSplit/>
        </w:trPr>
        <w:tc>
          <w:tcPr>
            <w:tcW w:w="798" w:type="dxa"/>
            <w:vMerge w:val="restart"/>
            <w:tcBorders>
              <w:top w:val="nil"/>
              <w:left w:val="nil"/>
              <w:bottom w:val="nil"/>
              <w:right w:val="nil"/>
            </w:tcBorders>
            <w:shd w:val="clear" w:color="auto" w:fill="FFFFFF"/>
            <w:vAlign w:val="bottom"/>
          </w:tcPr>
          <w:p w14:paraId="79B29A4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14:paraId="53D5A25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14:paraId="45C273F8"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14:paraId="269E6A77" w14:textId="77777777" w:rsidTr="008C1864">
        <w:trPr>
          <w:cantSplit/>
        </w:trPr>
        <w:tc>
          <w:tcPr>
            <w:tcW w:w="798" w:type="dxa"/>
            <w:vMerge/>
            <w:tcBorders>
              <w:top w:val="nil"/>
              <w:left w:val="nil"/>
              <w:bottom w:val="nil"/>
              <w:right w:val="nil"/>
            </w:tcBorders>
            <w:shd w:val="clear" w:color="auto" w:fill="FFFFFF"/>
            <w:vAlign w:val="bottom"/>
          </w:tcPr>
          <w:p w14:paraId="0BE5130A"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14:paraId="6E182CC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14:paraId="307A35A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14:paraId="5B68B7B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5B5C8081"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14:paraId="06BAC85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14:paraId="46A414D5"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14:paraId="1FC012D0"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14:paraId="49600BCB" w14:textId="77777777" w:rsidTr="008C1864">
        <w:trPr>
          <w:cantSplit/>
        </w:trPr>
        <w:tc>
          <w:tcPr>
            <w:tcW w:w="798" w:type="dxa"/>
            <w:vMerge w:val="restart"/>
            <w:tcBorders>
              <w:top w:val="single" w:sz="8" w:space="0" w:color="152935"/>
              <w:left w:val="nil"/>
              <w:bottom w:val="single" w:sz="8" w:space="0" w:color="152935"/>
              <w:right w:val="nil"/>
            </w:tcBorders>
            <w:shd w:val="clear" w:color="auto" w:fill="E0E0E0"/>
          </w:tcPr>
          <w:p w14:paraId="266713D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14:paraId="5B7143A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14:paraId="233D0CA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14:paraId="781B11D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4189827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14:paraId="535FAD3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14:paraId="188596A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14:paraId="57F0BBC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7EE14AD0" w14:textId="77777777" w:rsidTr="008C1864">
        <w:trPr>
          <w:cantSplit/>
        </w:trPr>
        <w:tc>
          <w:tcPr>
            <w:tcW w:w="798" w:type="dxa"/>
            <w:vMerge/>
            <w:tcBorders>
              <w:top w:val="single" w:sz="8" w:space="0" w:color="152935"/>
              <w:left w:val="nil"/>
              <w:bottom w:val="single" w:sz="8" w:space="0" w:color="152935"/>
              <w:right w:val="nil"/>
            </w:tcBorders>
            <w:shd w:val="clear" w:color="auto" w:fill="E0E0E0"/>
          </w:tcPr>
          <w:p w14:paraId="04B1506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14:paraId="21672BB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14:paraId="0E057F6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14:paraId="03F4429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CAA937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14:paraId="46E7E71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14:paraId="4999334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14:paraId="1551D19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5E07DF14" w14:textId="77777777" w:rsidTr="008C1864">
        <w:trPr>
          <w:cantSplit/>
        </w:trPr>
        <w:tc>
          <w:tcPr>
            <w:tcW w:w="798" w:type="dxa"/>
            <w:vMerge/>
            <w:tcBorders>
              <w:top w:val="single" w:sz="8" w:space="0" w:color="152935"/>
              <w:left w:val="nil"/>
              <w:bottom w:val="single" w:sz="8" w:space="0" w:color="152935"/>
              <w:right w:val="nil"/>
            </w:tcBorders>
            <w:shd w:val="clear" w:color="auto" w:fill="E0E0E0"/>
          </w:tcPr>
          <w:p w14:paraId="2400150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14:paraId="3233BD5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14:paraId="05F32F2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14:paraId="5D65041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5B028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14:paraId="497BFD6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14:paraId="34B46F5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14:paraId="0921500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6A28CADA" w14:textId="77777777" w:rsidTr="008C1864">
        <w:trPr>
          <w:cantSplit/>
        </w:trPr>
        <w:tc>
          <w:tcPr>
            <w:tcW w:w="798" w:type="dxa"/>
            <w:vMerge/>
            <w:tcBorders>
              <w:top w:val="single" w:sz="8" w:space="0" w:color="152935"/>
              <w:left w:val="nil"/>
              <w:bottom w:val="single" w:sz="8" w:space="0" w:color="152935"/>
              <w:right w:val="nil"/>
            </w:tcBorders>
            <w:shd w:val="clear" w:color="auto" w:fill="E0E0E0"/>
          </w:tcPr>
          <w:p w14:paraId="6F05E77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14:paraId="508EB5D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14:paraId="0DE22C9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14:paraId="38D5FEB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498919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14:paraId="6C16E82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14:paraId="45D63D1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14:paraId="46F2C2D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501551E9" w14:textId="77777777" w:rsidTr="008C1864">
        <w:trPr>
          <w:cantSplit/>
        </w:trPr>
        <w:tc>
          <w:tcPr>
            <w:tcW w:w="798" w:type="dxa"/>
            <w:vMerge/>
            <w:tcBorders>
              <w:top w:val="single" w:sz="8" w:space="0" w:color="152935"/>
              <w:left w:val="nil"/>
              <w:bottom w:val="single" w:sz="8" w:space="0" w:color="152935"/>
              <w:right w:val="nil"/>
            </w:tcBorders>
            <w:shd w:val="clear" w:color="auto" w:fill="E0E0E0"/>
          </w:tcPr>
          <w:p w14:paraId="39FB01D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14:paraId="6D8327A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14:paraId="5B94ACC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14:paraId="71B5EF7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BAF9A0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14:paraId="4AB46EE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14:paraId="070EAF7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14:paraId="596D45A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69852487" w14:textId="77777777" w:rsidTr="008C1864">
        <w:trPr>
          <w:cantSplit/>
        </w:trPr>
        <w:tc>
          <w:tcPr>
            <w:tcW w:w="798" w:type="dxa"/>
            <w:vMerge/>
            <w:tcBorders>
              <w:top w:val="single" w:sz="8" w:space="0" w:color="152935"/>
              <w:left w:val="nil"/>
              <w:bottom w:val="single" w:sz="8" w:space="0" w:color="152935"/>
              <w:right w:val="nil"/>
            </w:tcBorders>
            <w:shd w:val="clear" w:color="auto" w:fill="E0E0E0"/>
          </w:tcPr>
          <w:p w14:paraId="5CF42D5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14:paraId="1E7D1AD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14:paraId="407B333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14:paraId="5169D7D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48B53A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14:paraId="501474F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14:paraId="3BD754D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14:paraId="4EDF59C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4D8EA75A" w14:textId="77777777" w:rsidTr="008C1864">
        <w:trPr>
          <w:cantSplit/>
        </w:trPr>
        <w:tc>
          <w:tcPr>
            <w:tcW w:w="798" w:type="dxa"/>
            <w:vMerge/>
            <w:tcBorders>
              <w:top w:val="single" w:sz="8" w:space="0" w:color="152935"/>
              <w:left w:val="nil"/>
              <w:bottom w:val="single" w:sz="8" w:space="0" w:color="152935"/>
              <w:right w:val="nil"/>
            </w:tcBorders>
            <w:shd w:val="clear" w:color="auto" w:fill="E0E0E0"/>
          </w:tcPr>
          <w:p w14:paraId="33D7301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14:paraId="615C2B5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14:paraId="27F835D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14:paraId="7835AB7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E0060A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14:paraId="2F87DD5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14:paraId="0A42950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14:paraId="375B887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6CF6F6F0" w14:textId="77777777" w:rsidTr="008C1864">
        <w:trPr>
          <w:cantSplit/>
        </w:trPr>
        <w:tc>
          <w:tcPr>
            <w:tcW w:w="798" w:type="dxa"/>
            <w:vMerge/>
            <w:tcBorders>
              <w:top w:val="single" w:sz="8" w:space="0" w:color="152935"/>
              <w:left w:val="nil"/>
              <w:bottom w:val="single" w:sz="8" w:space="0" w:color="152935"/>
              <w:right w:val="nil"/>
            </w:tcBorders>
            <w:shd w:val="clear" w:color="auto" w:fill="E0E0E0"/>
          </w:tcPr>
          <w:p w14:paraId="74B70008"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14:paraId="2B89390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14:paraId="4A5DA0C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14:paraId="04EDC6F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0F6AEF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14:paraId="02A2631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14:paraId="2AC12A4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14:paraId="4F7F97F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1BAAA0E9" w14:textId="77777777" w:rsidTr="008C1864">
        <w:trPr>
          <w:cantSplit/>
        </w:trPr>
        <w:tc>
          <w:tcPr>
            <w:tcW w:w="798" w:type="dxa"/>
            <w:vMerge/>
            <w:tcBorders>
              <w:top w:val="single" w:sz="8" w:space="0" w:color="152935"/>
              <w:left w:val="nil"/>
              <w:bottom w:val="single" w:sz="8" w:space="0" w:color="152935"/>
              <w:right w:val="nil"/>
            </w:tcBorders>
            <w:shd w:val="clear" w:color="auto" w:fill="E0E0E0"/>
          </w:tcPr>
          <w:p w14:paraId="596C4534"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14:paraId="29A7CB0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14:paraId="2523F3E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14:paraId="6F4FC4A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237D9D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14:paraId="13ACD62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14:paraId="68A0C08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14:paraId="7A07E35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19F1C22A" w14:textId="77777777" w:rsidTr="008C1864">
        <w:trPr>
          <w:cantSplit/>
        </w:trPr>
        <w:tc>
          <w:tcPr>
            <w:tcW w:w="798" w:type="dxa"/>
            <w:vMerge/>
            <w:tcBorders>
              <w:top w:val="single" w:sz="8" w:space="0" w:color="152935"/>
              <w:left w:val="nil"/>
              <w:bottom w:val="single" w:sz="8" w:space="0" w:color="152935"/>
              <w:right w:val="nil"/>
            </w:tcBorders>
            <w:shd w:val="clear" w:color="auto" w:fill="E0E0E0"/>
          </w:tcPr>
          <w:p w14:paraId="7BEBC59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14:paraId="1F08F00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14:paraId="34EC136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14:paraId="5FB23E3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409F3B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14:paraId="1CD67EC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14:paraId="6BC9877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14:paraId="2D5E691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14:paraId="69F7DD6B" w14:textId="77777777" w:rsidTr="008C1864">
        <w:trPr>
          <w:cantSplit/>
        </w:trPr>
        <w:tc>
          <w:tcPr>
            <w:tcW w:w="798" w:type="dxa"/>
            <w:vMerge/>
            <w:tcBorders>
              <w:top w:val="single" w:sz="8" w:space="0" w:color="152935"/>
              <w:left w:val="nil"/>
              <w:bottom w:val="single" w:sz="8" w:space="0" w:color="152935"/>
              <w:right w:val="nil"/>
            </w:tcBorders>
            <w:shd w:val="clear" w:color="auto" w:fill="E0E0E0"/>
          </w:tcPr>
          <w:p w14:paraId="6AB28AF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14:paraId="5E89168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14:paraId="4C32A7E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14:paraId="4E60988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AC8F2D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14:paraId="3A194D5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14:paraId="77B7F83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14:paraId="67BA1D0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3D5599E9" w14:textId="77777777" w:rsidTr="008C1864">
        <w:trPr>
          <w:cantSplit/>
        </w:trPr>
        <w:tc>
          <w:tcPr>
            <w:tcW w:w="798" w:type="dxa"/>
            <w:vMerge/>
            <w:tcBorders>
              <w:top w:val="single" w:sz="8" w:space="0" w:color="152935"/>
              <w:left w:val="nil"/>
              <w:bottom w:val="single" w:sz="8" w:space="0" w:color="152935"/>
              <w:right w:val="nil"/>
            </w:tcBorders>
            <w:shd w:val="clear" w:color="auto" w:fill="E0E0E0"/>
          </w:tcPr>
          <w:p w14:paraId="64F65033"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14:paraId="586F97C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14:paraId="4C1FAD8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14:paraId="7650D8E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169DECF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14:paraId="43995C1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14:paraId="6D6E77F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14:paraId="41FDB6A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14:paraId="17FE46AE" w14:textId="77777777"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14:paraId="10EA3C2F" w14:textId="77777777"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14:paraId="596F3820" w14:textId="77777777" w:rsidTr="00F748B7">
        <w:trPr>
          <w:cantSplit/>
        </w:trPr>
        <w:tc>
          <w:tcPr>
            <w:tcW w:w="9360" w:type="dxa"/>
            <w:gridSpan w:val="4"/>
            <w:tcBorders>
              <w:top w:val="nil"/>
              <w:left w:val="nil"/>
              <w:bottom w:val="nil"/>
              <w:right w:val="nil"/>
            </w:tcBorders>
            <w:shd w:val="clear" w:color="auto" w:fill="FFFFFF"/>
            <w:vAlign w:val="center"/>
          </w:tcPr>
          <w:p w14:paraId="051388AE"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Collinearity Diagnostics</w:t>
            </w:r>
            <w:r w:rsidRPr="00835C53">
              <w:rPr>
                <w:rFonts w:ascii="Arial" w:eastAsiaTheme="minorEastAsia" w:hAnsi="Arial" w:cs="Arial"/>
                <w:b/>
                <w:bCs/>
                <w:color w:val="010205"/>
                <w:vertAlign w:val="superscript"/>
              </w:rPr>
              <w:t>a</w:t>
            </w:r>
          </w:p>
        </w:tc>
      </w:tr>
      <w:tr w:rsidR="00835C53" w:rsidRPr="00835C53" w14:paraId="510C3CE1" w14:textId="77777777" w:rsidTr="00F748B7">
        <w:trPr>
          <w:cantSplit/>
        </w:trPr>
        <w:tc>
          <w:tcPr>
            <w:tcW w:w="1655" w:type="dxa"/>
            <w:vMerge w:val="restart"/>
            <w:tcBorders>
              <w:top w:val="nil"/>
              <w:left w:val="nil"/>
              <w:bottom w:val="nil"/>
              <w:right w:val="nil"/>
            </w:tcBorders>
            <w:shd w:val="clear" w:color="auto" w:fill="FFFFFF"/>
            <w:vAlign w:val="bottom"/>
          </w:tcPr>
          <w:p w14:paraId="1AC9175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14:paraId="2F90434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14:paraId="4C721E96"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14:paraId="38DF4497" w14:textId="77777777" w:rsidTr="00F748B7">
        <w:trPr>
          <w:cantSplit/>
        </w:trPr>
        <w:tc>
          <w:tcPr>
            <w:tcW w:w="1655" w:type="dxa"/>
            <w:vMerge/>
            <w:tcBorders>
              <w:top w:val="nil"/>
              <w:left w:val="nil"/>
              <w:bottom w:val="nil"/>
              <w:right w:val="nil"/>
            </w:tcBorders>
            <w:shd w:val="clear" w:color="auto" w:fill="FFFFFF"/>
            <w:vAlign w:val="bottom"/>
          </w:tcPr>
          <w:p w14:paraId="5D885C2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14:paraId="53442AE5"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14:paraId="792E6E27"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14:paraId="0544BBA4"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14:paraId="18BBBB8F" w14:textId="77777777" w:rsidTr="00F748B7">
        <w:trPr>
          <w:cantSplit/>
        </w:trPr>
        <w:tc>
          <w:tcPr>
            <w:tcW w:w="1655" w:type="dxa"/>
            <w:vMerge w:val="restart"/>
            <w:tcBorders>
              <w:top w:val="single" w:sz="8" w:space="0" w:color="152935"/>
              <w:left w:val="nil"/>
              <w:bottom w:val="single" w:sz="8" w:space="0" w:color="152935"/>
              <w:right w:val="nil"/>
            </w:tcBorders>
            <w:shd w:val="clear" w:color="auto" w:fill="E0E0E0"/>
          </w:tcPr>
          <w:p w14:paraId="68572FA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14:paraId="73CC92A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14:paraId="0A23013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14:paraId="7BF247D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3FB13699" w14:textId="77777777" w:rsidTr="00F748B7">
        <w:trPr>
          <w:cantSplit/>
        </w:trPr>
        <w:tc>
          <w:tcPr>
            <w:tcW w:w="1655" w:type="dxa"/>
            <w:vMerge/>
            <w:tcBorders>
              <w:top w:val="single" w:sz="8" w:space="0" w:color="152935"/>
              <w:left w:val="nil"/>
              <w:bottom w:val="single" w:sz="8" w:space="0" w:color="152935"/>
              <w:right w:val="nil"/>
            </w:tcBorders>
            <w:shd w:val="clear" w:color="auto" w:fill="E0E0E0"/>
          </w:tcPr>
          <w:p w14:paraId="7517218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14:paraId="136D59C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14:paraId="651A3AA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14:paraId="3A49E3B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5D728823" w14:textId="77777777" w:rsidTr="00F748B7">
        <w:trPr>
          <w:cantSplit/>
        </w:trPr>
        <w:tc>
          <w:tcPr>
            <w:tcW w:w="1655" w:type="dxa"/>
            <w:vMerge/>
            <w:tcBorders>
              <w:top w:val="single" w:sz="8" w:space="0" w:color="152935"/>
              <w:left w:val="nil"/>
              <w:bottom w:val="single" w:sz="8" w:space="0" w:color="152935"/>
              <w:right w:val="nil"/>
            </w:tcBorders>
            <w:shd w:val="clear" w:color="auto" w:fill="E0E0E0"/>
          </w:tcPr>
          <w:p w14:paraId="0C886CF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14:paraId="68CA04D8"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14:paraId="2928B1A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14:paraId="19333B3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14:paraId="674BA66D" w14:textId="77777777" w:rsidTr="00F748B7">
        <w:trPr>
          <w:cantSplit/>
        </w:trPr>
        <w:tc>
          <w:tcPr>
            <w:tcW w:w="1655" w:type="dxa"/>
            <w:vMerge/>
            <w:tcBorders>
              <w:top w:val="single" w:sz="8" w:space="0" w:color="152935"/>
              <w:left w:val="nil"/>
              <w:bottom w:val="single" w:sz="8" w:space="0" w:color="152935"/>
              <w:right w:val="nil"/>
            </w:tcBorders>
            <w:shd w:val="clear" w:color="auto" w:fill="E0E0E0"/>
          </w:tcPr>
          <w:p w14:paraId="0DDD8F8B"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14:paraId="07D87F6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14:paraId="179C0C8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14:paraId="589856E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09EC2919" w14:textId="77777777" w:rsidTr="00F748B7">
        <w:trPr>
          <w:cantSplit/>
        </w:trPr>
        <w:tc>
          <w:tcPr>
            <w:tcW w:w="1655" w:type="dxa"/>
            <w:vMerge/>
            <w:tcBorders>
              <w:top w:val="single" w:sz="8" w:space="0" w:color="152935"/>
              <w:left w:val="nil"/>
              <w:bottom w:val="single" w:sz="8" w:space="0" w:color="152935"/>
              <w:right w:val="nil"/>
            </w:tcBorders>
            <w:shd w:val="clear" w:color="auto" w:fill="E0E0E0"/>
          </w:tcPr>
          <w:p w14:paraId="5C3C85C1"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14:paraId="18E4150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14:paraId="0106A3A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14:paraId="76C1F54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13014BF6" w14:textId="77777777" w:rsidTr="00F748B7">
        <w:trPr>
          <w:cantSplit/>
        </w:trPr>
        <w:tc>
          <w:tcPr>
            <w:tcW w:w="1655" w:type="dxa"/>
            <w:vMerge/>
            <w:tcBorders>
              <w:top w:val="single" w:sz="8" w:space="0" w:color="152935"/>
              <w:left w:val="nil"/>
              <w:bottom w:val="single" w:sz="8" w:space="0" w:color="152935"/>
              <w:right w:val="nil"/>
            </w:tcBorders>
            <w:shd w:val="clear" w:color="auto" w:fill="E0E0E0"/>
          </w:tcPr>
          <w:p w14:paraId="43F163D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14:paraId="1E90456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14:paraId="1FC3B53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14:paraId="320C0AA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6526FB77" w14:textId="77777777" w:rsidTr="00F748B7">
        <w:trPr>
          <w:cantSplit/>
        </w:trPr>
        <w:tc>
          <w:tcPr>
            <w:tcW w:w="1655" w:type="dxa"/>
            <w:vMerge/>
            <w:tcBorders>
              <w:top w:val="single" w:sz="8" w:space="0" w:color="152935"/>
              <w:left w:val="nil"/>
              <w:bottom w:val="single" w:sz="8" w:space="0" w:color="152935"/>
              <w:right w:val="nil"/>
            </w:tcBorders>
            <w:shd w:val="clear" w:color="auto" w:fill="E0E0E0"/>
          </w:tcPr>
          <w:p w14:paraId="33CBE50C"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14:paraId="301EDE8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14:paraId="2B4C448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14:paraId="27EDB43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0850FBA3" w14:textId="77777777" w:rsidTr="00F748B7">
        <w:trPr>
          <w:cantSplit/>
        </w:trPr>
        <w:tc>
          <w:tcPr>
            <w:tcW w:w="1655" w:type="dxa"/>
            <w:vMerge/>
            <w:tcBorders>
              <w:top w:val="single" w:sz="8" w:space="0" w:color="152935"/>
              <w:left w:val="nil"/>
              <w:bottom w:val="single" w:sz="8" w:space="0" w:color="152935"/>
              <w:right w:val="nil"/>
            </w:tcBorders>
            <w:shd w:val="clear" w:color="auto" w:fill="E0E0E0"/>
          </w:tcPr>
          <w:p w14:paraId="2389F680"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14:paraId="7EC2400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14:paraId="7D200B5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14:paraId="5160C42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6BF1D982" w14:textId="77777777" w:rsidTr="00F748B7">
        <w:trPr>
          <w:cantSplit/>
        </w:trPr>
        <w:tc>
          <w:tcPr>
            <w:tcW w:w="1655" w:type="dxa"/>
            <w:vMerge/>
            <w:tcBorders>
              <w:top w:val="single" w:sz="8" w:space="0" w:color="152935"/>
              <w:left w:val="nil"/>
              <w:bottom w:val="single" w:sz="8" w:space="0" w:color="152935"/>
              <w:right w:val="nil"/>
            </w:tcBorders>
            <w:shd w:val="clear" w:color="auto" w:fill="E0E0E0"/>
          </w:tcPr>
          <w:p w14:paraId="25D240E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14:paraId="0E11C47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14:paraId="5AAA4F6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14:paraId="52B45A1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14:paraId="0AA34CA7" w14:textId="77777777" w:rsidTr="00F748B7">
        <w:trPr>
          <w:cantSplit/>
        </w:trPr>
        <w:tc>
          <w:tcPr>
            <w:tcW w:w="1655" w:type="dxa"/>
            <w:vMerge/>
            <w:tcBorders>
              <w:top w:val="single" w:sz="8" w:space="0" w:color="152935"/>
              <w:left w:val="nil"/>
              <w:bottom w:val="single" w:sz="8" w:space="0" w:color="152935"/>
              <w:right w:val="nil"/>
            </w:tcBorders>
            <w:shd w:val="clear" w:color="auto" w:fill="E0E0E0"/>
          </w:tcPr>
          <w:p w14:paraId="38323B4D"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14:paraId="7A19C22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14:paraId="493B23F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14:paraId="7CDECE7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692A40DB" w14:textId="77777777" w:rsidTr="00F748B7">
        <w:trPr>
          <w:cantSplit/>
        </w:trPr>
        <w:tc>
          <w:tcPr>
            <w:tcW w:w="1655" w:type="dxa"/>
            <w:vMerge/>
            <w:tcBorders>
              <w:top w:val="single" w:sz="8" w:space="0" w:color="152935"/>
              <w:left w:val="nil"/>
              <w:bottom w:val="single" w:sz="8" w:space="0" w:color="152935"/>
              <w:right w:val="nil"/>
            </w:tcBorders>
            <w:shd w:val="clear" w:color="auto" w:fill="E0E0E0"/>
          </w:tcPr>
          <w:p w14:paraId="35C056BE"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14:paraId="2ECC9A1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14:paraId="7A3FD00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14:paraId="7D1D53F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14:paraId="520497EA" w14:textId="77777777" w:rsidTr="00F748B7">
        <w:trPr>
          <w:cantSplit/>
        </w:trPr>
        <w:tc>
          <w:tcPr>
            <w:tcW w:w="1655" w:type="dxa"/>
            <w:vMerge/>
            <w:tcBorders>
              <w:top w:val="single" w:sz="8" w:space="0" w:color="152935"/>
              <w:left w:val="nil"/>
              <w:bottom w:val="single" w:sz="8" w:space="0" w:color="152935"/>
              <w:right w:val="nil"/>
            </w:tcBorders>
            <w:shd w:val="clear" w:color="auto" w:fill="E0E0E0"/>
          </w:tcPr>
          <w:p w14:paraId="1506F897"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14:paraId="477B62F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14:paraId="63907AB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14:paraId="38C0A84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14:paraId="1544C9F9"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14:paraId="59ECD93D" w14:textId="77777777" w:rsidTr="00F748B7">
        <w:trPr>
          <w:cantSplit/>
        </w:trPr>
        <w:tc>
          <w:tcPr>
            <w:tcW w:w="9360" w:type="dxa"/>
            <w:tcBorders>
              <w:top w:val="nil"/>
              <w:left w:val="nil"/>
              <w:bottom w:val="nil"/>
              <w:right w:val="nil"/>
            </w:tcBorders>
            <w:shd w:val="clear" w:color="auto" w:fill="FFFFFF"/>
          </w:tcPr>
          <w:p w14:paraId="0B05006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14:paraId="6E56DBFD"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14:paraId="2FC8DAE8" w14:textId="77777777" w:rsidTr="008C1864">
        <w:trPr>
          <w:cantSplit/>
        </w:trPr>
        <w:tc>
          <w:tcPr>
            <w:tcW w:w="6746" w:type="dxa"/>
            <w:gridSpan w:val="5"/>
            <w:tcBorders>
              <w:top w:val="nil"/>
              <w:left w:val="nil"/>
              <w:bottom w:val="nil"/>
              <w:right w:val="nil"/>
            </w:tcBorders>
            <w:shd w:val="clear" w:color="auto" w:fill="FFFFFF"/>
            <w:vAlign w:val="center"/>
          </w:tcPr>
          <w:p w14:paraId="15426928"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Casewise Diagnostics</w:t>
            </w:r>
            <w:r w:rsidRPr="00835C53">
              <w:rPr>
                <w:rFonts w:ascii="Arial" w:eastAsiaTheme="minorEastAsia" w:hAnsi="Arial" w:cs="Arial"/>
                <w:b/>
                <w:bCs/>
                <w:color w:val="010205"/>
                <w:vertAlign w:val="superscript"/>
              </w:rPr>
              <w:t>a</w:t>
            </w:r>
          </w:p>
        </w:tc>
      </w:tr>
      <w:tr w:rsidR="00835C53" w:rsidRPr="00835C53" w14:paraId="5162AF79" w14:textId="77777777" w:rsidTr="008C1864">
        <w:trPr>
          <w:cantSplit/>
        </w:trPr>
        <w:tc>
          <w:tcPr>
            <w:tcW w:w="1505" w:type="dxa"/>
            <w:tcBorders>
              <w:top w:val="nil"/>
              <w:left w:val="nil"/>
              <w:bottom w:val="single" w:sz="8" w:space="0" w:color="152935"/>
              <w:right w:val="nil"/>
            </w:tcBorders>
            <w:shd w:val="clear" w:color="auto" w:fill="FFFFFF"/>
            <w:vAlign w:val="bottom"/>
          </w:tcPr>
          <w:p w14:paraId="4782B2A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14:paraId="7C0D59C1"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14:paraId="2739492F"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14:paraId="5BB96484"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14:paraId="725210FD"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14:paraId="25A3720E" w14:textId="77777777" w:rsidTr="008C1864">
        <w:trPr>
          <w:cantSplit/>
        </w:trPr>
        <w:tc>
          <w:tcPr>
            <w:tcW w:w="1505" w:type="dxa"/>
            <w:tcBorders>
              <w:top w:val="single" w:sz="8" w:space="0" w:color="152935"/>
              <w:left w:val="nil"/>
              <w:bottom w:val="single" w:sz="8" w:space="0" w:color="AEAEAE"/>
              <w:right w:val="nil"/>
            </w:tcBorders>
            <w:shd w:val="clear" w:color="auto" w:fill="E0E0E0"/>
          </w:tcPr>
          <w:p w14:paraId="51F28EA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14:paraId="61573A0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14:paraId="6A5A734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14:paraId="2B04C52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14:paraId="710D488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14:paraId="0752B834"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A5B39D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14:paraId="68C77E4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4844E72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1663955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14:paraId="0564CE8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14:paraId="56881FDD"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B71631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14:paraId="17F3CFD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7F79141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63049DE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14:paraId="432AA85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14:paraId="3D7D42B8"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3F3B457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14:paraId="5FE4BA7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64D1ADE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5B099F3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14:paraId="1B2D8CB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14:paraId="2EB27EA7"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97563B0"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14:paraId="777E1E6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3C61D3A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10016CF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14:paraId="21BEC5A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14:paraId="7312E8BF"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10B1895D"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14:paraId="05EF6D3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4D3D5B7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45EB2D4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14:paraId="6A344A4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14:paraId="73D47997"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3777EEDC"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14:paraId="0F1330F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6E4AFCD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4DD21D3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14:paraId="10B7BCD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14:paraId="1E28A53F"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39498ED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14:paraId="55FA9B9C"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0A309C0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05DE385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14:paraId="392366B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14:paraId="486A8B11"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185813C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14:paraId="05FC052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305F4C3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52FABA2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14:paraId="77C47FD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14:paraId="0D9FC1EE"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3A65EB29"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14:paraId="72FB518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2E733C0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15D3856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14:paraId="6EB0BF1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14:paraId="1667ADA7"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44DF8294"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14:paraId="4DA14DA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402D742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2ACE16F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14:paraId="3F540C4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14:paraId="2D604E67"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227D9971"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14:paraId="4774394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50C524B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361F545B"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14:paraId="6AF3FDE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14:paraId="0B94BB2A"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62AC83FB"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14:paraId="0F5027B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1110C17F"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4ADBDE1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14:paraId="6FE3A74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14:paraId="55F18437"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63DCFD9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14:paraId="2FFA7B8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3762B24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605F2B4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14:paraId="3E0B636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14:paraId="2166BAC9"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2D6A205A"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14:paraId="5B67E58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14:paraId="3BDD34CD"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14:paraId="303F5E4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14:paraId="0A0FF64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14:paraId="1DB4280B" w14:textId="77777777" w:rsidTr="008C1864">
        <w:trPr>
          <w:cantSplit/>
        </w:trPr>
        <w:tc>
          <w:tcPr>
            <w:tcW w:w="1505" w:type="dxa"/>
            <w:tcBorders>
              <w:top w:val="single" w:sz="8" w:space="0" w:color="AEAEAE"/>
              <w:left w:val="nil"/>
              <w:bottom w:val="single" w:sz="8" w:space="0" w:color="152935"/>
              <w:right w:val="nil"/>
            </w:tcBorders>
            <w:shd w:val="clear" w:color="auto" w:fill="E0E0E0"/>
          </w:tcPr>
          <w:p w14:paraId="7D187A1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14:paraId="2F10089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14:paraId="1525584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14:paraId="54B76438"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14:paraId="1A8C9170"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14:paraId="2370E3D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14:paraId="5F002661" w14:textId="77777777" w:rsidTr="00F748B7">
        <w:trPr>
          <w:cantSplit/>
        </w:trPr>
        <w:tc>
          <w:tcPr>
            <w:tcW w:w="6744" w:type="dxa"/>
            <w:tcBorders>
              <w:top w:val="nil"/>
              <w:left w:val="nil"/>
              <w:bottom w:val="nil"/>
              <w:right w:val="nil"/>
            </w:tcBorders>
            <w:shd w:val="clear" w:color="auto" w:fill="FFFFFF"/>
          </w:tcPr>
          <w:p w14:paraId="3CE2AC7E"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14:paraId="23CD3174"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14:paraId="1877EB08" w14:textId="77777777" w:rsidTr="008C1864">
        <w:trPr>
          <w:cantSplit/>
        </w:trPr>
        <w:tc>
          <w:tcPr>
            <w:tcW w:w="7725" w:type="dxa"/>
            <w:gridSpan w:val="6"/>
            <w:tcBorders>
              <w:top w:val="nil"/>
              <w:left w:val="nil"/>
              <w:bottom w:val="nil"/>
              <w:right w:val="nil"/>
            </w:tcBorders>
            <w:shd w:val="clear" w:color="auto" w:fill="FFFFFF"/>
            <w:vAlign w:val="center"/>
          </w:tcPr>
          <w:p w14:paraId="11EEFD4B"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Residuals Statistics</w:t>
            </w:r>
            <w:r w:rsidRPr="00835C53">
              <w:rPr>
                <w:rFonts w:ascii="Arial" w:eastAsiaTheme="minorEastAsia" w:hAnsi="Arial" w:cs="Arial"/>
                <w:b/>
                <w:bCs/>
                <w:color w:val="010205"/>
                <w:vertAlign w:val="superscript"/>
              </w:rPr>
              <w:t>a</w:t>
            </w:r>
          </w:p>
        </w:tc>
      </w:tr>
      <w:tr w:rsidR="00835C53" w:rsidRPr="00835C53" w14:paraId="109A29D2" w14:textId="77777777" w:rsidTr="008C1864">
        <w:trPr>
          <w:cantSplit/>
        </w:trPr>
        <w:tc>
          <w:tcPr>
            <w:tcW w:w="1999" w:type="dxa"/>
            <w:tcBorders>
              <w:top w:val="nil"/>
              <w:left w:val="nil"/>
              <w:bottom w:val="single" w:sz="8" w:space="0" w:color="152935"/>
              <w:right w:val="nil"/>
            </w:tcBorders>
            <w:shd w:val="clear" w:color="auto" w:fill="FFFFFF"/>
            <w:vAlign w:val="bottom"/>
          </w:tcPr>
          <w:p w14:paraId="4B806201" w14:textId="77777777"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14:paraId="173CA0E0"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14:paraId="0BF4630E"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3988D3F9"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14:paraId="5138C0A9"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14:paraId="0943FEFF" w14:textId="77777777"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14:paraId="5DCA553E" w14:textId="77777777" w:rsidTr="008C1864">
        <w:trPr>
          <w:cantSplit/>
        </w:trPr>
        <w:tc>
          <w:tcPr>
            <w:tcW w:w="1999" w:type="dxa"/>
            <w:tcBorders>
              <w:top w:val="single" w:sz="8" w:space="0" w:color="152935"/>
              <w:left w:val="nil"/>
              <w:bottom w:val="single" w:sz="8" w:space="0" w:color="AEAEAE"/>
              <w:right w:val="nil"/>
            </w:tcBorders>
            <w:shd w:val="clear" w:color="auto" w:fill="E0E0E0"/>
          </w:tcPr>
          <w:p w14:paraId="05432513"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14:paraId="7BF1FDD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14:paraId="0DA38323"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54EA9661"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14:paraId="4697D7B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14:paraId="4A3B3E1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14:paraId="40744404" w14:textId="77777777" w:rsidTr="008C1864">
        <w:trPr>
          <w:cantSplit/>
        </w:trPr>
        <w:tc>
          <w:tcPr>
            <w:tcW w:w="1999" w:type="dxa"/>
            <w:tcBorders>
              <w:top w:val="single" w:sz="8" w:space="0" w:color="AEAEAE"/>
              <w:left w:val="nil"/>
              <w:bottom w:val="single" w:sz="8" w:space="0" w:color="AEAEAE"/>
              <w:right w:val="nil"/>
            </w:tcBorders>
            <w:shd w:val="clear" w:color="auto" w:fill="E0E0E0"/>
          </w:tcPr>
          <w:p w14:paraId="363517A5"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14:paraId="2DD8F2E7"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14:paraId="76EB593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3DCA6FE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1A3360A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14:paraId="400FFD4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14:paraId="5BDE8438" w14:textId="77777777" w:rsidTr="008C1864">
        <w:trPr>
          <w:cantSplit/>
        </w:trPr>
        <w:tc>
          <w:tcPr>
            <w:tcW w:w="1999" w:type="dxa"/>
            <w:tcBorders>
              <w:top w:val="single" w:sz="8" w:space="0" w:color="AEAEAE"/>
              <w:left w:val="nil"/>
              <w:bottom w:val="single" w:sz="8" w:space="0" w:color="AEAEAE"/>
              <w:right w:val="nil"/>
            </w:tcBorders>
            <w:shd w:val="clear" w:color="auto" w:fill="E0E0E0"/>
          </w:tcPr>
          <w:p w14:paraId="47622246"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14:paraId="1AC9A29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14:paraId="446F0F16"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73A29A7A"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400D323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14:paraId="554BE6B5"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14:paraId="78EFC475" w14:textId="77777777" w:rsidTr="008C1864">
        <w:trPr>
          <w:cantSplit/>
        </w:trPr>
        <w:tc>
          <w:tcPr>
            <w:tcW w:w="1999" w:type="dxa"/>
            <w:tcBorders>
              <w:top w:val="single" w:sz="8" w:space="0" w:color="AEAEAE"/>
              <w:left w:val="nil"/>
              <w:bottom w:val="single" w:sz="8" w:space="0" w:color="152935"/>
              <w:right w:val="nil"/>
            </w:tcBorders>
            <w:shd w:val="clear" w:color="auto" w:fill="E0E0E0"/>
          </w:tcPr>
          <w:p w14:paraId="028349B7"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14:paraId="01AF9E24"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14:paraId="4952887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14:paraId="7E49652E"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14:paraId="60BBA439"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14:paraId="19980B22" w14:textId="77777777"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14:paraId="2150A3AF" w14:textId="77777777"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14:paraId="0DBA1061" w14:textId="77777777" w:rsidTr="00F748B7">
        <w:trPr>
          <w:cantSplit/>
        </w:trPr>
        <w:tc>
          <w:tcPr>
            <w:tcW w:w="7723" w:type="dxa"/>
            <w:tcBorders>
              <w:top w:val="nil"/>
              <w:left w:val="nil"/>
              <w:bottom w:val="nil"/>
              <w:right w:val="nil"/>
            </w:tcBorders>
            <w:shd w:val="clear" w:color="auto" w:fill="FFFFFF"/>
          </w:tcPr>
          <w:p w14:paraId="2DA428B2" w14:textId="77777777"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14:paraId="3613194E" w14:textId="77777777"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15BE846E" w14:textId="77777777" w:rsidR="009445AD" w:rsidRDefault="009445AD">
      <w:pPr>
        <w:rPr>
          <w:rFonts w:ascii="Times New Roman" w:hAnsi="Times New Roman" w:cs="Times New Roman"/>
          <w:sz w:val="24"/>
          <w:szCs w:val="24"/>
        </w:rPr>
      </w:pPr>
    </w:p>
    <w:p w14:paraId="48EB2130" w14:textId="77777777"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14:paraId="7F65153C" w14:textId="77777777" w:rsidR="003D2D46" w:rsidRDefault="003D2D46" w:rsidP="003D2D46">
      <w:pPr>
        <w:spacing w:after="0" w:line="480" w:lineRule="auto"/>
        <w:jc w:val="center"/>
        <w:rPr>
          <w:rFonts w:ascii="Times New Roman" w:hAnsi="Times New Roman" w:cs="Times New Roman"/>
          <w:sz w:val="24"/>
          <w:szCs w:val="24"/>
        </w:rPr>
      </w:pPr>
      <w:bookmarkStart w:id="67" w:name="AppendixB"/>
      <w:bookmarkEnd w:id="67"/>
      <w:r>
        <w:rPr>
          <w:rFonts w:ascii="Times New Roman" w:hAnsi="Times New Roman" w:cs="Times New Roman"/>
          <w:sz w:val="24"/>
          <w:szCs w:val="24"/>
        </w:rPr>
        <w:lastRenderedPageBreak/>
        <w:t>Appendix B. IBM Statistics SPSS 25 Output for Hierarchical Regression Analysis</w:t>
      </w:r>
    </w:p>
    <w:p w14:paraId="63ECA717" w14:textId="77777777"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14:paraId="08D306C9"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14:paraId="22B7EFF0"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14:paraId="057C9665"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14:paraId="17A249C1"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14:paraId="47F43945"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CI(95) BCOV R ANOVA COLLIN TOL CHANGE ZPP</w:t>
      </w:r>
    </w:p>
    <w:p w14:paraId="7F45E2D4"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/CRITERIA=PIN(.05) POUT(.10)</w:t>
      </w:r>
    </w:p>
    <w:p w14:paraId="371BEC42"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14:paraId="45436296"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logCRECEIVE</w:t>
      </w:r>
    </w:p>
    <w:p w14:paraId="452A00B0"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14:paraId="776944DD"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14:paraId="1C83C5D4"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14:paraId="06490D17"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PLOT(ZRESID) OUTLIERS(3).</w:t>
      </w:r>
    </w:p>
    <w:p w14:paraId="3B87F23D"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14:paraId="6964E18E"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14:paraId="5E2DE4CB"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14:paraId="56C2D229" w14:textId="77777777" w:rsidTr="008C1864">
        <w:trPr>
          <w:cantSplit/>
        </w:trPr>
        <w:tc>
          <w:tcPr>
            <w:tcW w:w="7296" w:type="dxa"/>
            <w:gridSpan w:val="3"/>
            <w:tcBorders>
              <w:top w:val="nil"/>
              <w:left w:val="nil"/>
              <w:bottom w:val="nil"/>
              <w:right w:val="nil"/>
            </w:tcBorders>
            <w:shd w:val="clear" w:color="auto" w:fill="FFFFFF"/>
            <w:vAlign w:val="center"/>
          </w:tcPr>
          <w:p w14:paraId="21AF2247"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14:paraId="223522F7" w14:textId="77777777" w:rsidTr="008C1864">
        <w:trPr>
          <w:cantSplit/>
        </w:trPr>
        <w:tc>
          <w:tcPr>
            <w:tcW w:w="4787" w:type="dxa"/>
            <w:gridSpan w:val="2"/>
            <w:tcBorders>
              <w:top w:val="nil"/>
              <w:left w:val="nil"/>
              <w:bottom w:val="single" w:sz="8" w:space="0" w:color="AEAEAE"/>
              <w:right w:val="nil"/>
            </w:tcBorders>
            <w:shd w:val="clear" w:color="auto" w:fill="E0E0E0"/>
          </w:tcPr>
          <w:p w14:paraId="0B055CF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14:paraId="67CC430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14:paraId="7A4CEBDD" w14:textId="77777777" w:rsidTr="008C1864">
        <w:trPr>
          <w:cantSplit/>
        </w:trPr>
        <w:tc>
          <w:tcPr>
            <w:tcW w:w="4787" w:type="dxa"/>
            <w:gridSpan w:val="2"/>
            <w:tcBorders>
              <w:top w:val="single" w:sz="8" w:space="0" w:color="AEAEAE"/>
              <w:left w:val="nil"/>
              <w:bottom w:val="single" w:sz="8" w:space="0" w:color="AEAEAE"/>
              <w:right w:val="nil"/>
            </w:tcBorders>
            <w:shd w:val="clear" w:color="auto" w:fill="E0E0E0"/>
          </w:tcPr>
          <w:p w14:paraId="6B8B1E0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14:paraId="530B79CF"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146BD827" w14:textId="77777777" w:rsidTr="008C1864">
        <w:trPr>
          <w:cantSplit/>
        </w:trPr>
        <w:tc>
          <w:tcPr>
            <w:tcW w:w="2309" w:type="dxa"/>
            <w:vMerge w:val="restart"/>
            <w:tcBorders>
              <w:top w:val="single" w:sz="8" w:space="0" w:color="AEAEAE"/>
              <w:left w:val="nil"/>
              <w:bottom w:val="single" w:sz="8" w:space="0" w:color="AEAEAE"/>
              <w:right w:val="nil"/>
            </w:tcBorders>
            <w:shd w:val="clear" w:color="auto" w:fill="E0E0E0"/>
          </w:tcPr>
          <w:p w14:paraId="74016C2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14:paraId="759FF3F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14:paraId="145ED05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14:paraId="2B2B1CB4"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08500047"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0027487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14:paraId="7E129D5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14:paraId="43E7769C"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2FF8DE4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973850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14:paraId="5FC2814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14:paraId="344FF373"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21BE206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5ECFDA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14:paraId="3FCCF14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14:paraId="4E0969F3"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7A3B5C6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52544B7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14:paraId="06DFAD5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14:paraId="369AC481"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5A32617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59D242C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14:paraId="72580A9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14:paraId="49DCC91E" w14:textId="77777777" w:rsidTr="008C1864">
        <w:trPr>
          <w:cantSplit/>
        </w:trPr>
        <w:tc>
          <w:tcPr>
            <w:tcW w:w="2309" w:type="dxa"/>
            <w:vMerge w:val="restart"/>
            <w:tcBorders>
              <w:top w:val="single" w:sz="8" w:space="0" w:color="AEAEAE"/>
              <w:left w:val="nil"/>
              <w:bottom w:val="single" w:sz="8" w:space="0" w:color="AEAEAE"/>
              <w:right w:val="nil"/>
            </w:tcBorders>
            <w:shd w:val="clear" w:color="auto" w:fill="E0E0E0"/>
          </w:tcPr>
          <w:p w14:paraId="6A7162B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14:paraId="1AE4651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14:paraId="4705F03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14:paraId="40B2D23F"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361C4FA7"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72885A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14:paraId="689BEBD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14:paraId="16F020DA" w14:textId="77777777" w:rsidTr="008C1864">
        <w:trPr>
          <w:cantSplit/>
        </w:trPr>
        <w:tc>
          <w:tcPr>
            <w:tcW w:w="4787" w:type="dxa"/>
            <w:gridSpan w:val="2"/>
            <w:tcBorders>
              <w:top w:val="single" w:sz="8" w:space="0" w:color="AEAEAE"/>
              <w:left w:val="nil"/>
              <w:bottom w:val="single" w:sz="8" w:space="0" w:color="AEAEAE"/>
              <w:right w:val="nil"/>
            </w:tcBorders>
            <w:shd w:val="clear" w:color="auto" w:fill="E0E0E0"/>
          </w:tcPr>
          <w:p w14:paraId="2738978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14:paraId="4118D07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14:paraId="7001F2D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14:paraId="15CF0AB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14:paraId="42DBB14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14:paraId="012CC89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14:paraId="2E18DE0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14:paraId="0B0A150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logCRECEIVE</w:t>
            </w:r>
          </w:p>
          <w:p w14:paraId="1CD556C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14:paraId="3F6F702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14:paraId="312DF4B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14:paraId="4B12450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PLOT(ZRESID) OUTLIERS(3).</w:t>
            </w:r>
          </w:p>
        </w:tc>
      </w:tr>
      <w:tr w:rsidR="003D2D46" w:rsidRPr="001318E5" w14:paraId="16809A9F" w14:textId="77777777" w:rsidTr="008C1864">
        <w:trPr>
          <w:cantSplit/>
        </w:trPr>
        <w:tc>
          <w:tcPr>
            <w:tcW w:w="2309" w:type="dxa"/>
            <w:vMerge w:val="restart"/>
            <w:tcBorders>
              <w:top w:val="single" w:sz="8" w:space="0" w:color="AEAEAE"/>
              <w:left w:val="nil"/>
              <w:bottom w:val="single" w:sz="8" w:space="0" w:color="152935"/>
              <w:right w:val="nil"/>
            </w:tcBorders>
            <w:shd w:val="clear" w:color="auto" w:fill="E0E0E0"/>
          </w:tcPr>
          <w:p w14:paraId="1528FAD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14:paraId="602C44C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14:paraId="1D56658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14:paraId="2AC4B270" w14:textId="77777777" w:rsidTr="008C1864">
        <w:trPr>
          <w:cantSplit/>
        </w:trPr>
        <w:tc>
          <w:tcPr>
            <w:tcW w:w="2309" w:type="dxa"/>
            <w:vMerge/>
            <w:tcBorders>
              <w:top w:val="single" w:sz="8" w:space="0" w:color="AEAEAE"/>
              <w:left w:val="nil"/>
              <w:bottom w:val="single" w:sz="8" w:space="0" w:color="152935"/>
              <w:right w:val="nil"/>
            </w:tcBorders>
            <w:shd w:val="clear" w:color="auto" w:fill="E0E0E0"/>
          </w:tcPr>
          <w:p w14:paraId="5EB8854D"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67DEB60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14:paraId="65F95F2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14:paraId="24D7B32E" w14:textId="77777777" w:rsidTr="008C1864">
        <w:trPr>
          <w:cantSplit/>
        </w:trPr>
        <w:tc>
          <w:tcPr>
            <w:tcW w:w="2309" w:type="dxa"/>
            <w:vMerge/>
            <w:tcBorders>
              <w:top w:val="single" w:sz="8" w:space="0" w:color="AEAEAE"/>
              <w:left w:val="nil"/>
              <w:bottom w:val="single" w:sz="8" w:space="0" w:color="152935"/>
              <w:right w:val="nil"/>
            </w:tcBorders>
            <w:shd w:val="clear" w:color="auto" w:fill="E0E0E0"/>
          </w:tcPr>
          <w:p w14:paraId="56FE46E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3F3126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14:paraId="4F16481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14:paraId="689439FC" w14:textId="77777777" w:rsidTr="008C1864">
        <w:trPr>
          <w:cantSplit/>
        </w:trPr>
        <w:tc>
          <w:tcPr>
            <w:tcW w:w="2309" w:type="dxa"/>
            <w:vMerge/>
            <w:tcBorders>
              <w:top w:val="single" w:sz="8" w:space="0" w:color="AEAEAE"/>
              <w:left w:val="nil"/>
              <w:bottom w:val="single" w:sz="8" w:space="0" w:color="152935"/>
              <w:right w:val="nil"/>
            </w:tcBorders>
            <w:shd w:val="clear" w:color="auto" w:fill="E0E0E0"/>
          </w:tcPr>
          <w:p w14:paraId="0201C0F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14:paraId="18552BC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14:paraId="167D864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14:paraId="1981789A"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16FC6FAF"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14:paraId="6D5547D7"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14:paraId="7BB1F6F1" w14:textId="77777777"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14:paraId="509EF8C2" w14:textId="77777777" w:rsidTr="00F748B7">
        <w:trPr>
          <w:cantSplit/>
        </w:trPr>
        <w:tc>
          <w:tcPr>
            <w:tcW w:w="5858" w:type="dxa"/>
            <w:gridSpan w:val="4"/>
            <w:tcBorders>
              <w:top w:val="nil"/>
              <w:left w:val="nil"/>
              <w:bottom w:val="nil"/>
              <w:right w:val="nil"/>
            </w:tcBorders>
            <w:shd w:val="clear" w:color="auto" w:fill="FFFFFF"/>
            <w:vAlign w:val="center"/>
          </w:tcPr>
          <w:p w14:paraId="755B74DB"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14:paraId="7DB2CDF0" w14:textId="77777777" w:rsidTr="00F748B7">
        <w:trPr>
          <w:cantSplit/>
        </w:trPr>
        <w:tc>
          <w:tcPr>
            <w:tcW w:w="1833" w:type="dxa"/>
            <w:tcBorders>
              <w:top w:val="nil"/>
              <w:left w:val="nil"/>
              <w:bottom w:val="single" w:sz="8" w:space="0" w:color="152935"/>
              <w:right w:val="nil"/>
            </w:tcBorders>
            <w:shd w:val="clear" w:color="auto" w:fill="FFFFFF"/>
            <w:vAlign w:val="bottom"/>
          </w:tcPr>
          <w:p w14:paraId="7DBA0669"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14:paraId="6494E57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14:paraId="3F34528F"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14:paraId="55501E9A"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14:paraId="7BE73F75" w14:textId="77777777" w:rsidTr="00F748B7">
        <w:trPr>
          <w:cantSplit/>
        </w:trPr>
        <w:tc>
          <w:tcPr>
            <w:tcW w:w="1833" w:type="dxa"/>
            <w:tcBorders>
              <w:top w:val="single" w:sz="8" w:space="0" w:color="152935"/>
              <w:left w:val="nil"/>
              <w:bottom w:val="single" w:sz="8" w:space="0" w:color="AEAEAE"/>
              <w:right w:val="nil"/>
            </w:tcBorders>
            <w:shd w:val="clear" w:color="auto" w:fill="E0E0E0"/>
          </w:tcPr>
          <w:p w14:paraId="4F9361C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1492" w:type="dxa"/>
            <w:tcBorders>
              <w:top w:val="single" w:sz="8" w:space="0" w:color="152935"/>
              <w:left w:val="nil"/>
              <w:bottom w:val="single" w:sz="8" w:space="0" w:color="AEAEAE"/>
              <w:right w:val="single" w:sz="8" w:space="0" w:color="E0E0E0"/>
            </w:tcBorders>
            <w:shd w:val="clear" w:color="auto" w:fill="FFFFFF"/>
          </w:tcPr>
          <w:p w14:paraId="641AF73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14:paraId="798AF6B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14:paraId="6327760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5D66618A" w14:textId="77777777" w:rsidTr="00F748B7">
        <w:trPr>
          <w:cantSplit/>
        </w:trPr>
        <w:tc>
          <w:tcPr>
            <w:tcW w:w="1833" w:type="dxa"/>
            <w:tcBorders>
              <w:top w:val="single" w:sz="8" w:space="0" w:color="AEAEAE"/>
              <w:left w:val="nil"/>
              <w:bottom w:val="single" w:sz="8" w:space="0" w:color="AEAEAE"/>
              <w:right w:val="nil"/>
            </w:tcBorders>
            <w:shd w:val="clear" w:color="auto" w:fill="E0E0E0"/>
          </w:tcPr>
          <w:p w14:paraId="717A5AB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14:paraId="7DF64DC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6D12D9E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14:paraId="073D800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3F03C41F" w14:textId="77777777" w:rsidTr="00F748B7">
        <w:trPr>
          <w:cantSplit/>
        </w:trPr>
        <w:tc>
          <w:tcPr>
            <w:tcW w:w="1833" w:type="dxa"/>
            <w:tcBorders>
              <w:top w:val="single" w:sz="8" w:space="0" w:color="AEAEAE"/>
              <w:left w:val="nil"/>
              <w:bottom w:val="single" w:sz="8" w:space="0" w:color="AEAEAE"/>
              <w:right w:val="nil"/>
            </w:tcBorders>
            <w:shd w:val="clear" w:color="auto" w:fill="E0E0E0"/>
          </w:tcPr>
          <w:p w14:paraId="3BB8DDC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14:paraId="3E20CB5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0B24F33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14:paraId="23924F9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0BEEBB9F" w14:textId="77777777" w:rsidTr="00F748B7">
        <w:trPr>
          <w:cantSplit/>
        </w:trPr>
        <w:tc>
          <w:tcPr>
            <w:tcW w:w="1833" w:type="dxa"/>
            <w:tcBorders>
              <w:top w:val="single" w:sz="8" w:space="0" w:color="AEAEAE"/>
              <w:left w:val="nil"/>
              <w:bottom w:val="single" w:sz="8" w:space="0" w:color="AEAEAE"/>
              <w:right w:val="nil"/>
            </w:tcBorders>
            <w:shd w:val="clear" w:color="auto" w:fill="E0E0E0"/>
          </w:tcPr>
          <w:p w14:paraId="0E87AD8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14:paraId="061A07B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2FA5C26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14:paraId="051EDC1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4ACD1D44" w14:textId="77777777" w:rsidTr="00F748B7">
        <w:trPr>
          <w:cantSplit/>
        </w:trPr>
        <w:tc>
          <w:tcPr>
            <w:tcW w:w="1833" w:type="dxa"/>
            <w:tcBorders>
              <w:top w:val="single" w:sz="8" w:space="0" w:color="AEAEAE"/>
              <w:left w:val="nil"/>
              <w:bottom w:val="single" w:sz="8" w:space="0" w:color="AEAEAE"/>
              <w:right w:val="nil"/>
            </w:tcBorders>
            <w:shd w:val="clear" w:color="auto" w:fill="E0E0E0"/>
          </w:tcPr>
          <w:p w14:paraId="60A084F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14:paraId="091B1A5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6FCEE83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14:paraId="6FAFEAB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6136BC64" w14:textId="77777777" w:rsidTr="00F748B7">
        <w:trPr>
          <w:cantSplit/>
        </w:trPr>
        <w:tc>
          <w:tcPr>
            <w:tcW w:w="1833" w:type="dxa"/>
            <w:tcBorders>
              <w:top w:val="single" w:sz="8" w:space="0" w:color="AEAEAE"/>
              <w:left w:val="nil"/>
              <w:bottom w:val="single" w:sz="8" w:space="0" w:color="AEAEAE"/>
              <w:right w:val="nil"/>
            </w:tcBorders>
            <w:shd w:val="clear" w:color="auto" w:fill="E0E0E0"/>
          </w:tcPr>
          <w:p w14:paraId="39E893F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14:paraId="2A824C6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63B97F5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14:paraId="5E57968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55A8B266" w14:textId="77777777" w:rsidTr="00F748B7">
        <w:trPr>
          <w:cantSplit/>
        </w:trPr>
        <w:tc>
          <w:tcPr>
            <w:tcW w:w="1833" w:type="dxa"/>
            <w:tcBorders>
              <w:top w:val="single" w:sz="8" w:space="0" w:color="AEAEAE"/>
              <w:left w:val="nil"/>
              <w:bottom w:val="single" w:sz="8" w:space="0" w:color="AEAEAE"/>
              <w:right w:val="nil"/>
            </w:tcBorders>
            <w:shd w:val="clear" w:color="auto" w:fill="E0E0E0"/>
          </w:tcPr>
          <w:p w14:paraId="0BE6322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14:paraId="191DE1C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2A6A3A5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14:paraId="484D39A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22C0ACF0" w14:textId="77777777" w:rsidTr="00F748B7">
        <w:trPr>
          <w:cantSplit/>
        </w:trPr>
        <w:tc>
          <w:tcPr>
            <w:tcW w:w="1833" w:type="dxa"/>
            <w:tcBorders>
              <w:top w:val="single" w:sz="8" w:space="0" w:color="AEAEAE"/>
              <w:left w:val="nil"/>
              <w:bottom w:val="single" w:sz="8" w:space="0" w:color="AEAEAE"/>
              <w:right w:val="nil"/>
            </w:tcBorders>
            <w:shd w:val="clear" w:color="auto" w:fill="E0E0E0"/>
          </w:tcPr>
          <w:p w14:paraId="43D0D5E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14:paraId="3DAA2F5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44E7208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14:paraId="71D8BC6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10FA08EA" w14:textId="77777777" w:rsidTr="00F748B7">
        <w:trPr>
          <w:cantSplit/>
        </w:trPr>
        <w:tc>
          <w:tcPr>
            <w:tcW w:w="1833" w:type="dxa"/>
            <w:tcBorders>
              <w:top w:val="single" w:sz="8" w:space="0" w:color="AEAEAE"/>
              <w:left w:val="nil"/>
              <w:bottom w:val="single" w:sz="8" w:space="0" w:color="AEAEAE"/>
              <w:right w:val="nil"/>
            </w:tcBorders>
            <w:shd w:val="clear" w:color="auto" w:fill="E0E0E0"/>
          </w:tcPr>
          <w:p w14:paraId="54B72DD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14:paraId="12670D0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166B1FD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14:paraId="26B1E06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3FBBD353" w14:textId="77777777" w:rsidTr="00F748B7">
        <w:trPr>
          <w:cantSplit/>
        </w:trPr>
        <w:tc>
          <w:tcPr>
            <w:tcW w:w="1833" w:type="dxa"/>
            <w:tcBorders>
              <w:top w:val="single" w:sz="8" w:space="0" w:color="AEAEAE"/>
              <w:left w:val="nil"/>
              <w:bottom w:val="single" w:sz="8" w:space="0" w:color="152935"/>
              <w:right w:val="nil"/>
            </w:tcBorders>
            <w:shd w:val="clear" w:color="auto" w:fill="E0E0E0"/>
          </w:tcPr>
          <w:p w14:paraId="6334AF6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14:paraId="7739FDA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14:paraId="06C5A7F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14:paraId="67C9B1E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14:paraId="23A6E528"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14:paraId="47DFEF94" w14:textId="77777777" w:rsidTr="008C1864">
        <w:trPr>
          <w:cantSplit/>
        </w:trPr>
        <w:tc>
          <w:tcPr>
            <w:tcW w:w="9362" w:type="dxa"/>
            <w:gridSpan w:val="7"/>
            <w:tcBorders>
              <w:top w:val="nil"/>
              <w:left w:val="nil"/>
              <w:bottom w:val="nil"/>
              <w:right w:val="nil"/>
            </w:tcBorders>
            <w:shd w:val="clear" w:color="auto" w:fill="FFFFFF"/>
            <w:vAlign w:val="center"/>
          </w:tcPr>
          <w:p w14:paraId="54B1E661"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14:paraId="421E54D3" w14:textId="77777777" w:rsidTr="008C1864">
        <w:trPr>
          <w:cantSplit/>
        </w:trPr>
        <w:tc>
          <w:tcPr>
            <w:tcW w:w="3740" w:type="dxa"/>
            <w:gridSpan w:val="2"/>
            <w:tcBorders>
              <w:top w:val="nil"/>
              <w:left w:val="nil"/>
              <w:bottom w:val="single" w:sz="8" w:space="0" w:color="152935"/>
              <w:right w:val="nil"/>
            </w:tcBorders>
            <w:shd w:val="clear" w:color="auto" w:fill="FFFFFF"/>
            <w:vAlign w:val="bottom"/>
          </w:tcPr>
          <w:p w14:paraId="74F6E085"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14:paraId="3E1053C4"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1010" w:type="dxa"/>
            <w:tcBorders>
              <w:top w:val="nil"/>
              <w:left w:val="single" w:sz="8" w:space="0" w:color="E0E0E0"/>
              <w:bottom w:val="single" w:sz="8" w:space="0" w:color="152935"/>
              <w:right w:val="single" w:sz="8" w:space="0" w:color="E0E0E0"/>
            </w:tcBorders>
            <w:shd w:val="clear" w:color="auto" w:fill="FFFFFF"/>
            <w:vAlign w:val="bottom"/>
          </w:tcPr>
          <w:p w14:paraId="136A4D03"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14:paraId="70193884"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14:paraId="129A044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14:paraId="39A32063"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14:paraId="275EE96F" w14:textId="77777777" w:rsidTr="008C1864">
        <w:trPr>
          <w:cantSplit/>
        </w:trPr>
        <w:tc>
          <w:tcPr>
            <w:tcW w:w="1961" w:type="dxa"/>
            <w:vMerge w:val="restart"/>
            <w:tcBorders>
              <w:top w:val="single" w:sz="8" w:space="0" w:color="152935"/>
              <w:left w:val="nil"/>
              <w:bottom w:val="nil"/>
              <w:right w:val="nil"/>
            </w:tcBorders>
            <w:shd w:val="clear" w:color="auto" w:fill="E0E0E0"/>
          </w:tcPr>
          <w:p w14:paraId="20A8FAD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14:paraId="0DAC024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1447" w:type="dxa"/>
            <w:tcBorders>
              <w:top w:val="single" w:sz="8" w:space="0" w:color="152935"/>
              <w:left w:val="nil"/>
              <w:bottom w:val="single" w:sz="8" w:space="0" w:color="AEAEAE"/>
              <w:right w:val="single" w:sz="8" w:space="0" w:color="E0E0E0"/>
            </w:tcBorders>
            <w:shd w:val="clear" w:color="auto" w:fill="FFFFFF"/>
          </w:tcPr>
          <w:p w14:paraId="1AE0B83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14:paraId="3A07B59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14:paraId="54CEA17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14:paraId="16147DB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14:paraId="2B278D2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14:paraId="275FD0D2" w14:textId="77777777" w:rsidTr="008C1864">
        <w:trPr>
          <w:cantSplit/>
        </w:trPr>
        <w:tc>
          <w:tcPr>
            <w:tcW w:w="1961" w:type="dxa"/>
            <w:vMerge/>
            <w:tcBorders>
              <w:top w:val="single" w:sz="8" w:space="0" w:color="152935"/>
              <w:left w:val="nil"/>
              <w:bottom w:val="nil"/>
              <w:right w:val="nil"/>
            </w:tcBorders>
            <w:shd w:val="clear" w:color="auto" w:fill="E0E0E0"/>
          </w:tcPr>
          <w:p w14:paraId="7F2E201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2792DBB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14:paraId="4804CE6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7B6E4E9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1C980D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3A5FD84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14:paraId="09F8C30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14:paraId="2B704FE0" w14:textId="77777777" w:rsidTr="008C1864">
        <w:trPr>
          <w:cantSplit/>
        </w:trPr>
        <w:tc>
          <w:tcPr>
            <w:tcW w:w="1961" w:type="dxa"/>
            <w:vMerge/>
            <w:tcBorders>
              <w:top w:val="single" w:sz="8" w:space="0" w:color="152935"/>
              <w:left w:val="nil"/>
              <w:bottom w:val="nil"/>
              <w:right w:val="nil"/>
            </w:tcBorders>
            <w:shd w:val="clear" w:color="auto" w:fill="E0E0E0"/>
          </w:tcPr>
          <w:p w14:paraId="21DACEE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623F1EE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14:paraId="2A9127E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1DB3EA2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1A29FCC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57D45E9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14:paraId="093E05C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14:paraId="4D01F8EB" w14:textId="77777777" w:rsidTr="008C1864">
        <w:trPr>
          <w:cantSplit/>
        </w:trPr>
        <w:tc>
          <w:tcPr>
            <w:tcW w:w="1961" w:type="dxa"/>
            <w:vMerge/>
            <w:tcBorders>
              <w:top w:val="single" w:sz="8" w:space="0" w:color="152935"/>
              <w:left w:val="nil"/>
              <w:bottom w:val="nil"/>
              <w:right w:val="nil"/>
            </w:tcBorders>
            <w:shd w:val="clear" w:color="auto" w:fill="E0E0E0"/>
          </w:tcPr>
          <w:p w14:paraId="0EB5212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55C5109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14:paraId="041B02C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1B47029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0E3AE9F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052F834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14:paraId="0ACBF1A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14:paraId="248495C3" w14:textId="77777777" w:rsidTr="008C1864">
        <w:trPr>
          <w:cantSplit/>
        </w:trPr>
        <w:tc>
          <w:tcPr>
            <w:tcW w:w="1961" w:type="dxa"/>
            <w:vMerge/>
            <w:tcBorders>
              <w:top w:val="single" w:sz="8" w:space="0" w:color="152935"/>
              <w:left w:val="nil"/>
              <w:bottom w:val="nil"/>
              <w:right w:val="nil"/>
            </w:tcBorders>
            <w:shd w:val="clear" w:color="auto" w:fill="E0E0E0"/>
          </w:tcPr>
          <w:p w14:paraId="5FB72F2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1197E41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14:paraId="0B1573A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101F9A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3D423E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0C73699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14:paraId="42A73AB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14:paraId="3BDD9237" w14:textId="77777777" w:rsidTr="008C1864">
        <w:trPr>
          <w:cantSplit/>
        </w:trPr>
        <w:tc>
          <w:tcPr>
            <w:tcW w:w="1961" w:type="dxa"/>
            <w:vMerge/>
            <w:tcBorders>
              <w:top w:val="single" w:sz="8" w:space="0" w:color="152935"/>
              <w:left w:val="nil"/>
              <w:bottom w:val="nil"/>
              <w:right w:val="nil"/>
            </w:tcBorders>
            <w:shd w:val="clear" w:color="auto" w:fill="E0E0E0"/>
          </w:tcPr>
          <w:p w14:paraId="0D72296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6FAB9D9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14:paraId="25C9EB7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4E5B423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1E08403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3D93C6E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14:paraId="69429F1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14:paraId="0A9D3C18" w14:textId="77777777" w:rsidTr="008C1864">
        <w:trPr>
          <w:cantSplit/>
        </w:trPr>
        <w:tc>
          <w:tcPr>
            <w:tcW w:w="1961" w:type="dxa"/>
            <w:vMerge/>
            <w:tcBorders>
              <w:top w:val="single" w:sz="8" w:space="0" w:color="152935"/>
              <w:left w:val="nil"/>
              <w:bottom w:val="nil"/>
              <w:right w:val="nil"/>
            </w:tcBorders>
            <w:shd w:val="clear" w:color="auto" w:fill="E0E0E0"/>
          </w:tcPr>
          <w:p w14:paraId="3E3F1A8D"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15EA738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14:paraId="5E5E055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800910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28C8CE5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3AA1227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14:paraId="52B526C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14:paraId="417C0335" w14:textId="77777777" w:rsidTr="008C1864">
        <w:trPr>
          <w:cantSplit/>
        </w:trPr>
        <w:tc>
          <w:tcPr>
            <w:tcW w:w="1961" w:type="dxa"/>
            <w:vMerge/>
            <w:tcBorders>
              <w:top w:val="single" w:sz="8" w:space="0" w:color="152935"/>
              <w:left w:val="nil"/>
              <w:bottom w:val="nil"/>
              <w:right w:val="nil"/>
            </w:tcBorders>
            <w:shd w:val="clear" w:color="auto" w:fill="E0E0E0"/>
          </w:tcPr>
          <w:p w14:paraId="4D17271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0C440E1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14:paraId="29DDC66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3C101CE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13297F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1CFC15A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14:paraId="0DD863D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14:paraId="3571C950" w14:textId="77777777" w:rsidTr="008C1864">
        <w:trPr>
          <w:cantSplit/>
        </w:trPr>
        <w:tc>
          <w:tcPr>
            <w:tcW w:w="1961" w:type="dxa"/>
            <w:vMerge/>
            <w:tcBorders>
              <w:top w:val="single" w:sz="8" w:space="0" w:color="152935"/>
              <w:left w:val="nil"/>
              <w:bottom w:val="nil"/>
              <w:right w:val="nil"/>
            </w:tcBorders>
            <w:shd w:val="clear" w:color="auto" w:fill="E0E0E0"/>
          </w:tcPr>
          <w:p w14:paraId="4D93CDA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3A44C7B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14:paraId="7BADDD9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819DEB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7381E0A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58936BA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14:paraId="2A951C7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14:paraId="64BDFCA8" w14:textId="77777777" w:rsidTr="008C1864">
        <w:trPr>
          <w:cantSplit/>
        </w:trPr>
        <w:tc>
          <w:tcPr>
            <w:tcW w:w="1961" w:type="dxa"/>
            <w:vMerge/>
            <w:tcBorders>
              <w:top w:val="single" w:sz="8" w:space="0" w:color="152935"/>
              <w:left w:val="nil"/>
              <w:bottom w:val="nil"/>
              <w:right w:val="nil"/>
            </w:tcBorders>
            <w:shd w:val="clear" w:color="auto" w:fill="E0E0E0"/>
          </w:tcPr>
          <w:p w14:paraId="6944D1D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14:paraId="1033CFE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14:paraId="2EBC52E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14:paraId="09C503F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14:paraId="66350BD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14:paraId="1C14286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14:paraId="4C5E9D1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14:paraId="59D11316" w14:textId="77777777" w:rsidTr="008C1864">
        <w:trPr>
          <w:cantSplit/>
        </w:trPr>
        <w:tc>
          <w:tcPr>
            <w:tcW w:w="1961" w:type="dxa"/>
            <w:vMerge w:val="restart"/>
            <w:tcBorders>
              <w:top w:val="single" w:sz="8" w:space="0" w:color="AEAEAE"/>
              <w:left w:val="nil"/>
              <w:bottom w:val="nil"/>
              <w:right w:val="nil"/>
            </w:tcBorders>
            <w:shd w:val="clear" w:color="auto" w:fill="E0E0E0"/>
          </w:tcPr>
          <w:p w14:paraId="6792AFC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14:paraId="016ED4C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1447" w:type="dxa"/>
            <w:tcBorders>
              <w:top w:val="single" w:sz="8" w:space="0" w:color="AEAEAE"/>
              <w:left w:val="nil"/>
              <w:bottom w:val="single" w:sz="8" w:space="0" w:color="AEAEAE"/>
              <w:right w:val="single" w:sz="8" w:space="0" w:color="E0E0E0"/>
            </w:tcBorders>
            <w:shd w:val="clear" w:color="auto" w:fill="FFFFFF"/>
          </w:tcPr>
          <w:p w14:paraId="13E52AC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9A6403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9FAB7B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0265CF8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14:paraId="16D739C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2882D432" w14:textId="77777777" w:rsidTr="008C1864">
        <w:trPr>
          <w:cantSplit/>
        </w:trPr>
        <w:tc>
          <w:tcPr>
            <w:tcW w:w="1961" w:type="dxa"/>
            <w:vMerge/>
            <w:tcBorders>
              <w:top w:val="single" w:sz="8" w:space="0" w:color="AEAEAE"/>
              <w:left w:val="nil"/>
              <w:bottom w:val="nil"/>
              <w:right w:val="nil"/>
            </w:tcBorders>
            <w:shd w:val="clear" w:color="auto" w:fill="E0E0E0"/>
          </w:tcPr>
          <w:p w14:paraId="44D62AE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6737C53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14:paraId="6194BF4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227A851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14FD68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7EE70FA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14:paraId="015156F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14:paraId="622B8942" w14:textId="77777777" w:rsidTr="008C1864">
        <w:trPr>
          <w:cantSplit/>
        </w:trPr>
        <w:tc>
          <w:tcPr>
            <w:tcW w:w="1961" w:type="dxa"/>
            <w:vMerge/>
            <w:tcBorders>
              <w:top w:val="single" w:sz="8" w:space="0" w:color="AEAEAE"/>
              <w:left w:val="nil"/>
              <w:bottom w:val="nil"/>
              <w:right w:val="nil"/>
            </w:tcBorders>
            <w:shd w:val="clear" w:color="auto" w:fill="E0E0E0"/>
          </w:tcPr>
          <w:p w14:paraId="3E13430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04003A9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14:paraId="17D5054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62376A4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02F3F8B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6499215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14:paraId="61A06AB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14:paraId="64E5617A" w14:textId="77777777" w:rsidTr="008C1864">
        <w:trPr>
          <w:cantSplit/>
        </w:trPr>
        <w:tc>
          <w:tcPr>
            <w:tcW w:w="1961" w:type="dxa"/>
            <w:vMerge/>
            <w:tcBorders>
              <w:top w:val="single" w:sz="8" w:space="0" w:color="AEAEAE"/>
              <w:left w:val="nil"/>
              <w:bottom w:val="nil"/>
              <w:right w:val="nil"/>
            </w:tcBorders>
            <w:shd w:val="clear" w:color="auto" w:fill="E0E0E0"/>
          </w:tcPr>
          <w:p w14:paraId="3B3D967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44C17BB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14:paraId="4DB3EF5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0AF126C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606A9D0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751605F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14:paraId="68F0471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73065FB2" w14:textId="77777777" w:rsidTr="008C1864">
        <w:trPr>
          <w:cantSplit/>
        </w:trPr>
        <w:tc>
          <w:tcPr>
            <w:tcW w:w="1961" w:type="dxa"/>
            <w:vMerge/>
            <w:tcBorders>
              <w:top w:val="single" w:sz="8" w:space="0" w:color="AEAEAE"/>
              <w:left w:val="nil"/>
              <w:bottom w:val="nil"/>
              <w:right w:val="nil"/>
            </w:tcBorders>
            <w:shd w:val="clear" w:color="auto" w:fill="E0E0E0"/>
          </w:tcPr>
          <w:p w14:paraId="4ED970C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06C7FB2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14:paraId="40FBBD5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149CBF0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C5A31E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0B3894F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14:paraId="14B8078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14:paraId="0E307C76" w14:textId="77777777" w:rsidTr="008C1864">
        <w:trPr>
          <w:cantSplit/>
        </w:trPr>
        <w:tc>
          <w:tcPr>
            <w:tcW w:w="1961" w:type="dxa"/>
            <w:vMerge/>
            <w:tcBorders>
              <w:top w:val="single" w:sz="8" w:space="0" w:color="AEAEAE"/>
              <w:left w:val="nil"/>
              <w:bottom w:val="nil"/>
              <w:right w:val="nil"/>
            </w:tcBorders>
            <w:shd w:val="clear" w:color="auto" w:fill="E0E0E0"/>
          </w:tcPr>
          <w:p w14:paraId="569227B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4009D79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14:paraId="549FB1D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0D76489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0DCCA22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7E747F7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14:paraId="564AC9E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14:paraId="0ED54D64" w14:textId="77777777" w:rsidTr="008C1864">
        <w:trPr>
          <w:cantSplit/>
        </w:trPr>
        <w:tc>
          <w:tcPr>
            <w:tcW w:w="1961" w:type="dxa"/>
            <w:vMerge/>
            <w:tcBorders>
              <w:top w:val="single" w:sz="8" w:space="0" w:color="AEAEAE"/>
              <w:left w:val="nil"/>
              <w:bottom w:val="nil"/>
              <w:right w:val="nil"/>
            </w:tcBorders>
            <w:shd w:val="clear" w:color="auto" w:fill="E0E0E0"/>
          </w:tcPr>
          <w:p w14:paraId="752370A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6BA613A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14:paraId="5D4BFAA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46DBB98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766A2AB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61F690A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14:paraId="4B18BB4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14:paraId="08EC749E" w14:textId="77777777" w:rsidTr="008C1864">
        <w:trPr>
          <w:cantSplit/>
        </w:trPr>
        <w:tc>
          <w:tcPr>
            <w:tcW w:w="1961" w:type="dxa"/>
            <w:vMerge/>
            <w:tcBorders>
              <w:top w:val="single" w:sz="8" w:space="0" w:color="AEAEAE"/>
              <w:left w:val="nil"/>
              <w:bottom w:val="nil"/>
              <w:right w:val="nil"/>
            </w:tcBorders>
            <w:shd w:val="clear" w:color="auto" w:fill="E0E0E0"/>
          </w:tcPr>
          <w:p w14:paraId="2806AA7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22C5F5A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14:paraId="1F6E463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64885C1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E4182F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124B43A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14:paraId="6C6F67C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14:paraId="01F2B859" w14:textId="77777777" w:rsidTr="008C1864">
        <w:trPr>
          <w:cantSplit/>
        </w:trPr>
        <w:tc>
          <w:tcPr>
            <w:tcW w:w="1961" w:type="dxa"/>
            <w:vMerge/>
            <w:tcBorders>
              <w:top w:val="single" w:sz="8" w:space="0" w:color="AEAEAE"/>
              <w:left w:val="nil"/>
              <w:bottom w:val="nil"/>
              <w:right w:val="nil"/>
            </w:tcBorders>
            <w:shd w:val="clear" w:color="auto" w:fill="E0E0E0"/>
          </w:tcPr>
          <w:p w14:paraId="72427DA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7BDC637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14:paraId="50E08B6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150805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1857D9C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7D4B6BA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14:paraId="516DF23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14:paraId="7DAC6B2B" w14:textId="77777777" w:rsidTr="008C1864">
        <w:trPr>
          <w:cantSplit/>
        </w:trPr>
        <w:tc>
          <w:tcPr>
            <w:tcW w:w="1961" w:type="dxa"/>
            <w:vMerge/>
            <w:tcBorders>
              <w:top w:val="single" w:sz="8" w:space="0" w:color="AEAEAE"/>
              <w:left w:val="nil"/>
              <w:bottom w:val="nil"/>
              <w:right w:val="nil"/>
            </w:tcBorders>
            <w:shd w:val="clear" w:color="auto" w:fill="E0E0E0"/>
          </w:tcPr>
          <w:p w14:paraId="5796EBE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14:paraId="53E5A26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14:paraId="2B9499A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14:paraId="7ED7204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14:paraId="1DFF80F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14:paraId="6E027C5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14:paraId="7068C07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14:paraId="13BB8E57" w14:textId="77777777" w:rsidTr="008C1864">
        <w:trPr>
          <w:cantSplit/>
        </w:trPr>
        <w:tc>
          <w:tcPr>
            <w:tcW w:w="1961" w:type="dxa"/>
            <w:vMerge w:val="restart"/>
            <w:tcBorders>
              <w:top w:val="single" w:sz="8" w:space="0" w:color="AEAEAE"/>
              <w:left w:val="nil"/>
              <w:bottom w:val="single" w:sz="8" w:space="0" w:color="152935"/>
              <w:right w:val="nil"/>
            </w:tcBorders>
            <w:shd w:val="clear" w:color="auto" w:fill="E0E0E0"/>
          </w:tcPr>
          <w:p w14:paraId="5A985E0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14:paraId="225B69A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1447" w:type="dxa"/>
            <w:tcBorders>
              <w:top w:val="single" w:sz="8" w:space="0" w:color="AEAEAE"/>
              <w:left w:val="nil"/>
              <w:bottom w:val="single" w:sz="8" w:space="0" w:color="AEAEAE"/>
              <w:right w:val="single" w:sz="8" w:space="0" w:color="E0E0E0"/>
            </w:tcBorders>
            <w:shd w:val="clear" w:color="auto" w:fill="FFFFFF"/>
          </w:tcPr>
          <w:p w14:paraId="27F0762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4EF2354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3CF3911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6712933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14:paraId="4EA7BAF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7910C767" w14:textId="77777777" w:rsidTr="008C1864">
        <w:trPr>
          <w:cantSplit/>
        </w:trPr>
        <w:tc>
          <w:tcPr>
            <w:tcW w:w="1961" w:type="dxa"/>
            <w:vMerge/>
            <w:tcBorders>
              <w:top w:val="single" w:sz="8" w:space="0" w:color="AEAEAE"/>
              <w:left w:val="nil"/>
              <w:bottom w:val="single" w:sz="8" w:space="0" w:color="152935"/>
              <w:right w:val="nil"/>
            </w:tcBorders>
            <w:shd w:val="clear" w:color="auto" w:fill="E0E0E0"/>
          </w:tcPr>
          <w:p w14:paraId="1D504A7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2C458D2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14:paraId="0345B7F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24AE3BB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4B34D66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4512543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14:paraId="6B355BD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09319C3E" w14:textId="77777777" w:rsidTr="008C1864">
        <w:trPr>
          <w:cantSplit/>
        </w:trPr>
        <w:tc>
          <w:tcPr>
            <w:tcW w:w="1961" w:type="dxa"/>
            <w:vMerge/>
            <w:tcBorders>
              <w:top w:val="single" w:sz="8" w:space="0" w:color="AEAEAE"/>
              <w:left w:val="nil"/>
              <w:bottom w:val="single" w:sz="8" w:space="0" w:color="152935"/>
              <w:right w:val="nil"/>
            </w:tcBorders>
            <w:shd w:val="clear" w:color="auto" w:fill="E0E0E0"/>
          </w:tcPr>
          <w:p w14:paraId="13BEB02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1577C99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14:paraId="2F7E6DE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204AA63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6AD72C0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5BC1BEA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14:paraId="32BC9F2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6A01FCEE" w14:textId="77777777" w:rsidTr="008C1864">
        <w:trPr>
          <w:cantSplit/>
        </w:trPr>
        <w:tc>
          <w:tcPr>
            <w:tcW w:w="1961" w:type="dxa"/>
            <w:vMerge/>
            <w:tcBorders>
              <w:top w:val="single" w:sz="8" w:space="0" w:color="AEAEAE"/>
              <w:left w:val="nil"/>
              <w:bottom w:val="single" w:sz="8" w:space="0" w:color="152935"/>
              <w:right w:val="nil"/>
            </w:tcBorders>
            <w:shd w:val="clear" w:color="auto" w:fill="E0E0E0"/>
          </w:tcPr>
          <w:p w14:paraId="4F43B58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73983FC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14:paraId="32D2BA0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937CCE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4CBC876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77A3007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14:paraId="43568A3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7A8FAAE8" w14:textId="77777777" w:rsidTr="008C1864">
        <w:trPr>
          <w:cantSplit/>
        </w:trPr>
        <w:tc>
          <w:tcPr>
            <w:tcW w:w="1961" w:type="dxa"/>
            <w:vMerge/>
            <w:tcBorders>
              <w:top w:val="single" w:sz="8" w:space="0" w:color="AEAEAE"/>
              <w:left w:val="nil"/>
              <w:bottom w:val="single" w:sz="8" w:space="0" w:color="152935"/>
              <w:right w:val="nil"/>
            </w:tcBorders>
            <w:shd w:val="clear" w:color="auto" w:fill="E0E0E0"/>
          </w:tcPr>
          <w:p w14:paraId="69512E3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6A66180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14:paraId="69B53CB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68E6B60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75E144C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5E18DFF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14:paraId="7B54AD7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1D98F2CC" w14:textId="77777777" w:rsidTr="008C1864">
        <w:trPr>
          <w:cantSplit/>
        </w:trPr>
        <w:tc>
          <w:tcPr>
            <w:tcW w:w="1961" w:type="dxa"/>
            <w:vMerge/>
            <w:tcBorders>
              <w:top w:val="single" w:sz="8" w:space="0" w:color="AEAEAE"/>
              <w:left w:val="nil"/>
              <w:bottom w:val="single" w:sz="8" w:space="0" w:color="152935"/>
              <w:right w:val="nil"/>
            </w:tcBorders>
            <w:shd w:val="clear" w:color="auto" w:fill="E0E0E0"/>
          </w:tcPr>
          <w:p w14:paraId="749C901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3550043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14:paraId="59BF822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22F21FB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3DB8674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665E216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14:paraId="4434186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343CFFF4" w14:textId="77777777" w:rsidTr="008C1864">
        <w:trPr>
          <w:cantSplit/>
        </w:trPr>
        <w:tc>
          <w:tcPr>
            <w:tcW w:w="1961" w:type="dxa"/>
            <w:vMerge/>
            <w:tcBorders>
              <w:top w:val="single" w:sz="8" w:space="0" w:color="AEAEAE"/>
              <w:left w:val="nil"/>
              <w:bottom w:val="single" w:sz="8" w:space="0" w:color="152935"/>
              <w:right w:val="nil"/>
            </w:tcBorders>
            <w:shd w:val="clear" w:color="auto" w:fill="E0E0E0"/>
          </w:tcPr>
          <w:p w14:paraId="0FA74B9D"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200C6EC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14:paraId="18035AC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53BD855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28B2262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556EE9E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14:paraId="1B0F47A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1811F756" w14:textId="77777777" w:rsidTr="008C1864">
        <w:trPr>
          <w:cantSplit/>
        </w:trPr>
        <w:tc>
          <w:tcPr>
            <w:tcW w:w="1961" w:type="dxa"/>
            <w:vMerge/>
            <w:tcBorders>
              <w:top w:val="single" w:sz="8" w:space="0" w:color="AEAEAE"/>
              <w:left w:val="nil"/>
              <w:bottom w:val="single" w:sz="8" w:space="0" w:color="152935"/>
              <w:right w:val="nil"/>
            </w:tcBorders>
            <w:shd w:val="clear" w:color="auto" w:fill="E0E0E0"/>
          </w:tcPr>
          <w:p w14:paraId="2333FA2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1C105AB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14:paraId="3A7539A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3E31C2B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1606BFE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1BFD560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14:paraId="60D9A16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3F6B6359" w14:textId="77777777" w:rsidTr="008C1864">
        <w:trPr>
          <w:cantSplit/>
        </w:trPr>
        <w:tc>
          <w:tcPr>
            <w:tcW w:w="1961" w:type="dxa"/>
            <w:vMerge/>
            <w:tcBorders>
              <w:top w:val="single" w:sz="8" w:space="0" w:color="AEAEAE"/>
              <w:left w:val="nil"/>
              <w:bottom w:val="single" w:sz="8" w:space="0" w:color="152935"/>
              <w:right w:val="nil"/>
            </w:tcBorders>
            <w:shd w:val="clear" w:color="auto" w:fill="E0E0E0"/>
          </w:tcPr>
          <w:p w14:paraId="044A6EF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14:paraId="368EDF1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14:paraId="2210DFB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7C62C34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14:paraId="73EA27D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14:paraId="7906A9E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14:paraId="0FB21F6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59D58C51" w14:textId="77777777" w:rsidTr="008C1864">
        <w:trPr>
          <w:cantSplit/>
        </w:trPr>
        <w:tc>
          <w:tcPr>
            <w:tcW w:w="1961" w:type="dxa"/>
            <w:vMerge/>
            <w:tcBorders>
              <w:top w:val="single" w:sz="8" w:space="0" w:color="AEAEAE"/>
              <w:left w:val="nil"/>
              <w:bottom w:val="single" w:sz="8" w:space="0" w:color="152935"/>
              <w:right w:val="nil"/>
            </w:tcBorders>
            <w:shd w:val="clear" w:color="auto" w:fill="E0E0E0"/>
          </w:tcPr>
          <w:p w14:paraId="15CF184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14:paraId="44E28E6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14:paraId="427D7A2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14:paraId="62C5071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14:paraId="3BAE933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14:paraId="3351865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14:paraId="599C3CC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14:paraId="7074E553" w14:textId="77777777"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14:paraId="4F8EA28E" w14:textId="77777777"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14:paraId="283FEA72" w14:textId="77777777" w:rsidTr="00F748B7">
        <w:trPr>
          <w:cantSplit/>
        </w:trPr>
        <w:tc>
          <w:tcPr>
            <w:tcW w:w="9359" w:type="dxa"/>
            <w:gridSpan w:val="6"/>
            <w:tcBorders>
              <w:top w:val="nil"/>
              <w:left w:val="nil"/>
              <w:bottom w:val="nil"/>
              <w:right w:val="nil"/>
            </w:tcBorders>
            <w:shd w:val="clear" w:color="auto" w:fill="FFFFFF"/>
            <w:vAlign w:val="center"/>
          </w:tcPr>
          <w:p w14:paraId="2DFEEFBD"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14:paraId="3D641058" w14:textId="77777777" w:rsidTr="00F748B7">
        <w:trPr>
          <w:cantSplit/>
        </w:trPr>
        <w:tc>
          <w:tcPr>
            <w:tcW w:w="4009" w:type="dxa"/>
            <w:gridSpan w:val="2"/>
            <w:tcBorders>
              <w:top w:val="nil"/>
              <w:left w:val="nil"/>
              <w:bottom w:val="single" w:sz="8" w:space="0" w:color="152935"/>
              <w:right w:val="nil"/>
            </w:tcBorders>
            <w:shd w:val="clear" w:color="auto" w:fill="FFFFFF"/>
            <w:vAlign w:val="bottom"/>
          </w:tcPr>
          <w:p w14:paraId="3711E783"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14:paraId="44EB6D1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14:paraId="16C53020"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14:paraId="25D3FF83"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14:paraId="50FE0DCB"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14:paraId="0D37707D" w14:textId="77777777" w:rsidTr="00F748B7">
        <w:trPr>
          <w:cantSplit/>
        </w:trPr>
        <w:tc>
          <w:tcPr>
            <w:tcW w:w="2102" w:type="dxa"/>
            <w:vMerge w:val="restart"/>
            <w:tcBorders>
              <w:top w:val="single" w:sz="8" w:space="0" w:color="152935"/>
              <w:left w:val="nil"/>
              <w:bottom w:val="nil"/>
              <w:right w:val="nil"/>
            </w:tcBorders>
            <w:shd w:val="clear" w:color="auto" w:fill="E0E0E0"/>
          </w:tcPr>
          <w:p w14:paraId="42D3D38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14:paraId="536636B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1212" w:type="dxa"/>
            <w:tcBorders>
              <w:top w:val="single" w:sz="8" w:space="0" w:color="152935"/>
              <w:left w:val="nil"/>
              <w:bottom w:val="single" w:sz="8" w:space="0" w:color="AEAEAE"/>
              <w:right w:val="single" w:sz="8" w:space="0" w:color="E0E0E0"/>
            </w:tcBorders>
            <w:shd w:val="clear" w:color="auto" w:fill="FFFFFF"/>
          </w:tcPr>
          <w:p w14:paraId="134EA49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14:paraId="4B0CE39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14:paraId="4884BEB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14:paraId="2794A98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14:paraId="14836B99" w14:textId="77777777" w:rsidTr="00F748B7">
        <w:trPr>
          <w:cantSplit/>
        </w:trPr>
        <w:tc>
          <w:tcPr>
            <w:tcW w:w="2102" w:type="dxa"/>
            <w:vMerge/>
            <w:tcBorders>
              <w:top w:val="single" w:sz="8" w:space="0" w:color="152935"/>
              <w:left w:val="nil"/>
              <w:bottom w:val="nil"/>
              <w:right w:val="nil"/>
            </w:tcBorders>
            <w:shd w:val="clear" w:color="auto" w:fill="E0E0E0"/>
          </w:tcPr>
          <w:p w14:paraId="22E32ED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0089009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14:paraId="22E87ED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4C55E93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16E1181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14:paraId="5467285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14:paraId="27FF859B" w14:textId="77777777" w:rsidTr="00F748B7">
        <w:trPr>
          <w:cantSplit/>
        </w:trPr>
        <w:tc>
          <w:tcPr>
            <w:tcW w:w="2102" w:type="dxa"/>
            <w:vMerge/>
            <w:tcBorders>
              <w:top w:val="single" w:sz="8" w:space="0" w:color="152935"/>
              <w:left w:val="nil"/>
              <w:bottom w:val="nil"/>
              <w:right w:val="nil"/>
            </w:tcBorders>
            <w:shd w:val="clear" w:color="auto" w:fill="E0E0E0"/>
          </w:tcPr>
          <w:p w14:paraId="10C385D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37F1E72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14:paraId="563E053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245B938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6836AB5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14:paraId="1458A6B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14:paraId="3E8622F6" w14:textId="77777777" w:rsidTr="00F748B7">
        <w:trPr>
          <w:cantSplit/>
        </w:trPr>
        <w:tc>
          <w:tcPr>
            <w:tcW w:w="2102" w:type="dxa"/>
            <w:vMerge/>
            <w:tcBorders>
              <w:top w:val="single" w:sz="8" w:space="0" w:color="152935"/>
              <w:left w:val="nil"/>
              <w:bottom w:val="nil"/>
              <w:right w:val="nil"/>
            </w:tcBorders>
            <w:shd w:val="clear" w:color="auto" w:fill="E0E0E0"/>
          </w:tcPr>
          <w:p w14:paraId="10B552B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1733144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14:paraId="1D9E449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5BBAD37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294F37F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14:paraId="5F22363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14:paraId="681AB417" w14:textId="77777777" w:rsidTr="00F748B7">
        <w:trPr>
          <w:cantSplit/>
        </w:trPr>
        <w:tc>
          <w:tcPr>
            <w:tcW w:w="2102" w:type="dxa"/>
            <w:vMerge/>
            <w:tcBorders>
              <w:top w:val="single" w:sz="8" w:space="0" w:color="152935"/>
              <w:left w:val="nil"/>
              <w:bottom w:val="nil"/>
              <w:right w:val="nil"/>
            </w:tcBorders>
            <w:shd w:val="clear" w:color="auto" w:fill="E0E0E0"/>
          </w:tcPr>
          <w:p w14:paraId="3AF8087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58689F0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14:paraId="40AACB4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734551E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45643FC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14:paraId="31F03B2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14:paraId="5877789F" w14:textId="77777777" w:rsidTr="00F748B7">
        <w:trPr>
          <w:cantSplit/>
        </w:trPr>
        <w:tc>
          <w:tcPr>
            <w:tcW w:w="2102" w:type="dxa"/>
            <w:vMerge/>
            <w:tcBorders>
              <w:top w:val="single" w:sz="8" w:space="0" w:color="152935"/>
              <w:left w:val="nil"/>
              <w:bottom w:val="nil"/>
              <w:right w:val="nil"/>
            </w:tcBorders>
            <w:shd w:val="clear" w:color="auto" w:fill="E0E0E0"/>
          </w:tcPr>
          <w:p w14:paraId="637BBD8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1D22E8D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14:paraId="5F4A6EA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458480A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0749053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14:paraId="175950A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14:paraId="16A7187A" w14:textId="77777777" w:rsidTr="00F748B7">
        <w:trPr>
          <w:cantSplit/>
        </w:trPr>
        <w:tc>
          <w:tcPr>
            <w:tcW w:w="2102" w:type="dxa"/>
            <w:vMerge/>
            <w:tcBorders>
              <w:top w:val="single" w:sz="8" w:space="0" w:color="152935"/>
              <w:left w:val="nil"/>
              <w:bottom w:val="nil"/>
              <w:right w:val="nil"/>
            </w:tcBorders>
            <w:shd w:val="clear" w:color="auto" w:fill="E0E0E0"/>
          </w:tcPr>
          <w:p w14:paraId="7A5B4BD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1B788BE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14:paraId="7A9B39C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3004C84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428554F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14:paraId="10187E0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14:paraId="0C04293E" w14:textId="77777777" w:rsidTr="00F748B7">
        <w:trPr>
          <w:cantSplit/>
        </w:trPr>
        <w:tc>
          <w:tcPr>
            <w:tcW w:w="2102" w:type="dxa"/>
            <w:vMerge/>
            <w:tcBorders>
              <w:top w:val="single" w:sz="8" w:space="0" w:color="152935"/>
              <w:left w:val="nil"/>
              <w:bottom w:val="nil"/>
              <w:right w:val="nil"/>
            </w:tcBorders>
            <w:shd w:val="clear" w:color="auto" w:fill="E0E0E0"/>
          </w:tcPr>
          <w:p w14:paraId="2362BC9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1DE8BBA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14:paraId="0473B94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6696C64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41429A6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14:paraId="332ACCE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14:paraId="338993B2" w14:textId="77777777" w:rsidTr="00F748B7">
        <w:trPr>
          <w:cantSplit/>
        </w:trPr>
        <w:tc>
          <w:tcPr>
            <w:tcW w:w="2102" w:type="dxa"/>
            <w:vMerge/>
            <w:tcBorders>
              <w:top w:val="single" w:sz="8" w:space="0" w:color="152935"/>
              <w:left w:val="nil"/>
              <w:bottom w:val="nil"/>
              <w:right w:val="nil"/>
            </w:tcBorders>
            <w:shd w:val="clear" w:color="auto" w:fill="E0E0E0"/>
          </w:tcPr>
          <w:p w14:paraId="16AEE92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4F32FE1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14:paraId="7249B2E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10615B3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01F59E1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14:paraId="46BF4A1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14:paraId="5529DD6E" w14:textId="77777777" w:rsidTr="00F748B7">
        <w:trPr>
          <w:cantSplit/>
        </w:trPr>
        <w:tc>
          <w:tcPr>
            <w:tcW w:w="2102" w:type="dxa"/>
            <w:vMerge/>
            <w:tcBorders>
              <w:top w:val="single" w:sz="8" w:space="0" w:color="152935"/>
              <w:left w:val="nil"/>
              <w:bottom w:val="nil"/>
              <w:right w:val="nil"/>
            </w:tcBorders>
            <w:shd w:val="clear" w:color="auto" w:fill="E0E0E0"/>
          </w:tcPr>
          <w:p w14:paraId="3FF3E78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14:paraId="0B0549E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14:paraId="64F02CE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14:paraId="6CF796E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14:paraId="7164CE7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14:paraId="4352A8F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14:paraId="0EB74DC1" w14:textId="77777777" w:rsidTr="00F748B7">
        <w:trPr>
          <w:cantSplit/>
        </w:trPr>
        <w:tc>
          <w:tcPr>
            <w:tcW w:w="2102" w:type="dxa"/>
            <w:vMerge w:val="restart"/>
            <w:tcBorders>
              <w:top w:val="single" w:sz="8" w:space="0" w:color="AEAEAE"/>
              <w:left w:val="nil"/>
              <w:bottom w:val="nil"/>
              <w:right w:val="nil"/>
            </w:tcBorders>
            <w:shd w:val="clear" w:color="auto" w:fill="E0E0E0"/>
          </w:tcPr>
          <w:p w14:paraId="4220B7E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14:paraId="7C3BE4D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1212" w:type="dxa"/>
            <w:tcBorders>
              <w:top w:val="single" w:sz="8" w:space="0" w:color="AEAEAE"/>
              <w:left w:val="nil"/>
              <w:bottom w:val="single" w:sz="8" w:space="0" w:color="AEAEAE"/>
              <w:right w:val="single" w:sz="8" w:space="0" w:color="E0E0E0"/>
            </w:tcBorders>
            <w:shd w:val="clear" w:color="auto" w:fill="FFFFFF"/>
          </w:tcPr>
          <w:p w14:paraId="20C6263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6CB4718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617443A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14:paraId="4455129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14:paraId="4866663C" w14:textId="77777777" w:rsidTr="00F748B7">
        <w:trPr>
          <w:cantSplit/>
        </w:trPr>
        <w:tc>
          <w:tcPr>
            <w:tcW w:w="2102" w:type="dxa"/>
            <w:vMerge/>
            <w:tcBorders>
              <w:top w:val="single" w:sz="8" w:space="0" w:color="AEAEAE"/>
              <w:left w:val="nil"/>
              <w:bottom w:val="nil"/>
              <w:right w:val="nil"/>
            </w:tcBorders>
            <w:shd w:val="clear" w:color="auto" w:fill="E0E0E0"/>
          </w:tcPr>
          <w:p w14:paraId="292E943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7AF9F20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14:paraId="61C6D8C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247702D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04B5B77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14:paraId="4A4B5E1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14:paraId="2DF1E3ED" w14:textId="77777777" w:rsidTr="00F748B7">
        <w:trPr>
          <w:cantSplit/>
        </w:trPr>
        <w:tc>
          <w:tcPr>
            <w:tcW w:w="2102" w:type="dxa"/>
            <w:vMerge/>
            <w:tcBorders>
              <w:top w:val="single" w:sz="8" w:space="0" w:color="AEAEAE"/>
              <w:left w:val="nil"/>
              <w:bottom w:val="nil"/>
              <w:right w:val="nil"/>
            </w:tcBorders>
            <w:shd w:val="clear" w:color="auto" w:fill="E0E0E0"/>
          </w:tcPr>
          <w:p w14:paraId="1B6CF4A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3DF1560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14:paraId="6E7DEAF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6FACB85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50289F9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14:paraId="417E864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14:paraId="03AB504A" w14:textId="77777777" w:rsidTr="00F748B7">
        <w:trPr>
          <w:cantSplit/>
        </w:trPr>
        <w:tc>
          <w:tcPr>
            <w:tcW w:w="2102" w:type="dxa"/>
            <w:vMerge/>
            <w:tcBorders>
              <w:top w:val="single" w:sz="8" w:space="0" w:color="AEAEAE"/>
              <w:left w:val="nil"/>
              <w:bottom w:val="nil"/>
              <w:right w:val="nil"/>
            </w:tcBorders>
            <w:shd w:val="clear" w:color="auto" w:fill="E0E0E0"/>
          </w:tcPr>
          <w:p w14:paraId="33C1D34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2DD38FB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14:paraId="283CD3B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4092FFD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626D348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14:paraId="1284974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14:paraId="29665810" w14:textId="77777777" w:rsidTr="00F748B7">
        <w:trPr>
          <w:cantSplit/>
        </w:trPr>
        <w:tc>
          <w:tcPr>
            <w:tcW w:w="2102" w:type="dxa"/>
            <w:vMerge/>
            <w:tcBorders>
              <w:top w:val="single" w:sz="8" w:space="0" w:color="AEAEAE"/>
              <w:left w:val="nil"/>
              <w:bottom w:val="nil"/>
              <w:right w:val="nil"/>
            </w:tcBorders>
            <w:shd w:val="clear" w:color="auto" w:fill="E0E0E0"/>
          </w:tcPr>
          <w:p w14:paraId="5E33D8C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06106FD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14:paraId="3F9E3B6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3459CB2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73D2ED0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14:paraId="7DDD2F2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14:paraId="71396E66" w14:textId="77777777" w:rsidTr="00F748B7">
        <w:trPr>
          <w:cantSplit/>
        </w:trPr>
        <w:tc>
          <w:tcPr>
            <w:tcW w:w="2102" w:type="dxa"/>
            <w:vMerge/>
            <w:tcBorders>
              <w:top w:val="single" w:sz="8" w:space="0" w:color="AEAEAE"/>
              <w:left w:val="nil"/>
              <w:bottom w:val="nil"/>
              <w:right w:val="nil"/>
            </w:tcBorders>
            <w:shd w:val="clear" w:color="auto" w:fill="E0E0E0"/>
          </w:tcPr>
          <w:p w14:paraId="564D2B8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698B284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14:paraId="1A9587B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7584090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655AA54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14:paraId="6182C7D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14:paraId="2BFE2140" w14:textId="77777777" w:rsidTr="00F748B7">
        <w:trPr>
          <w:cantSplit/>
        </w:trPr>
        <w:tc>
          <w:tcPr>
            <w:tcW w:w="2102" w:type="dxa"/>
            <w:vMerge/>
            <w:tcBorders>
              <w:top w:val="single" w:sz="8" w:space="0" w:color="AEAEAE"/>
              <w:left w:val="nil"/>
              <w:bottom w:val="nil"/>
              <w:right w:val="nil"/>
            </w:tcBorders>
            <w:shd w:val="clear" w:color="auto" w:fill="E0E0E0"/>
          </w:tcPr>
          <w:p w14:paraId="434D437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0621917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14:paraId="50D6FB7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6278FD2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5693EE7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14:paraId="042F773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14:paraId="76F8B9C7" w14:textId="77777777" w:rsidTr="00F748B7">
        <w:trPr>
          <w:cantSplit/>
        </w:trPr>
        <w:tc>
          <w:tcPr>
            <w:tcW w:w="2102" w:type="dxa"/>
            <w:vMerge/>
            <w:tcBorders>
              <w:top w:val="single" w:sz="8" w:space="0" w:color="AEAEAE"/>
              <w:left w:val="nil"/>
              <w:bottom w:val="nil"/>
              <w:right w:val="nil"/>
            </w:tcBorders>
            <w:shd w:val="clear" w:color="auto" w:fill="E0E0E0"/>
          </w:tcPr>
          <w:p w14:paraId="4F4E4FA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0A532E8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14:paraId="342D085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3EA527B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60F1E0A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14:paraId="3A44A84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14:paraId="33FAC9FD" w14:textId="77777777" w:rsidTr="00F748B7">
        <w:trPr>
          <w:cantSplit/>
        </w:trPr>
        <w:tc>
          <w:tcPr>
            <w:tcW w:w="2102" w:type="dxa"/>
            <w:vMerge/>
            <w:tcBorders>
              <w:top w:val="single" w:sz="8" w:space="0" w:color="AEAEAE"/>
              <w:left w:val="nil"/>
              <w:bottom w:val="nil"/>
              <w:right w:val="nil"/>
            </w:tcBorders>
            <w:shd w:val="clear" w:color="auto" w:fill="E0E0E0"/>
          </w:tcPr>
          <w:p w14:paraId="3EFC0F8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66EBF71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14:paraId="057434A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5613F28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564D2B4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14:paraId="6981CF4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14:paraId="5E6DD131" w14:textId="77777777" w:rsidTr="00F748B7">
        <w:trPr>
          <w:cantSplit/>
        </w:trPr>
        <w:tc>
          <w:tcPr>
            <w:tcW w:w="2102" w:type="dxa"/>
            <w:vMerge/>
            <w:tcBorders>
              <w:top w:val="single" w:sz="8" w:space="0" w:color="AEAEAE"/>
              <w:left w:val="nil"/>
              <w:bottom w:val="nil"/>
              <w:right w:val="nil"/>
            </w:tcBorders>
            <w:shd w:val="clear" w:color="auto" w:fill="E0E0E0"/>
          </w:tcPr>
          <w:p w14:paraId="3723C2E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14:paraId="71F9098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14:paraId="79EEA82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14:paraId="53B5B79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14:paraId="7D51B49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14:paraId="428AB5D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647C81C8" w14:textId="77777777" w:rsidTr="00F748B7">
        <w:trPr>
          <w:cantSplit/>
        </w:trPr>
        <w:tc>
          <w:tcPr>
            <w:tcW w:w="2102" w:type="dxa"/>
            <w:vMerge w:val="restart"/>
            <w:tcBorders>
              <w:top w:val="single" w:sz="8" w:space="0" w:color="AEAEAE"/>
              <w:left w:val="nil"/>
              <w:bottom w:val="single" w:sz="8" w:space="0" w:color="152935"/>
              <w:right w:val="nil"/>
            </w:tcBorders>
            <w:shd w:val="clear" w:color="auto" w:fill="E0E0E0"/>
          </w:tcPr>
          <w:p w14:paraId="35FF1C7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14:paraId="16F3EF0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1212" w:type="dxa"/>
            <w:tcBorders>
              <w:top w:val="single" w:sz="8" w:space="0" w:color="AEAEAE"/>
              <w:left w:val="nil"/>
              <w:bottom w:val="single" w:sz="8" w:space="0" w:color="AEAEAE"/>
              <w:right w:val="single" w:sz="8" w:space="0" w:color="E0E0E0"/>
            </w:tcBorders>
            <w:shd w:val="clear" w:color="auto" w:fill="FFFFFF"/>
          </w:tcPr>
          <w:p w14:paraId="2724B0D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459FDEE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2137E8E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14:paraId="78EE2E8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272B6964" w14:textId="77777777" w:rsidTr="00F748B7">
        <w:trPr>
          <w:cantSplit/>
        </w:trPr>
        <w:tc>
          <w:tcPr>
            <w:tcW w:w="2102" w:type="dxa"/>
            <w:vMerge/>
            <w:tcBorders>
              <w:top w:val="single" w:sz="8" w:space="0" w:color="AEAEAE"/>
              <w:left w:val="nil"/>
              <w:bottom w:val="single" w:sz="8" w:space="0" w:color="152935"/>
              <w:right w:val="nil"/>
            </w:tcBorders>
            <w:shd w:val="clear" w:color="auto" w:fill="E0E0E0"/>
          </w:tcPr>
          <w:p w14:paraId="178BB617"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65D5616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14:paraId="460780F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28EB72E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6BA4B6D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14:paraId="2907B15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35F7B251" w14:textId="77777777" w:rsidTr="00F748B7">
        <w:trPr>
          <w:cantSplit/>
        </w:trPr>
        <w:tc>
          <w:tcPr>
            <w:tcW w:w="2102" w:type="dxa"/>
            <w:vMerge/>
            <w:tcBorders>
              <w:top w:val="single" w:sz="8" w:space="0" w:color="AEAEAE"/>
              <w:left w:val="nil"/>
              <w:bottom w:val="single" w:sz="8" w:space="0" w:color="152935"/>
              <w:right w:val="nil"/>
            </w:tcBorders>
            <w:shd w:val="clear" w:color="auto" w:fill="E0E0E0"/>
          </w:tcPr>
          <w:p w14:paraId="4776F4C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399A1D4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14:paraId="686257E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1FD41A3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26FE277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14:paraId="7F3BD8C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08B3229D" w14:textId="77777777" w:rsidTr="00F748B7">
        <w:trPr>
          <w:cantSplit/>
        </w:trPr>
        <w:tc>
          <w:tcPr>
            <w:tcW w:w="2102" w:type="dxa"/>
            <w:vMerge/>
            <w:tcBorders>
              <w:top w:val="single" w:sz="8" w:space="0" w:color="AEAEAE"/>
              <w:left w:val="nil"/>
              <w:bottom w:val="single" w:sz="8" w:space="0" w:color="152935"/>
              <w:right w:val="nil"/>
            </w:tcBorders>
            <w:shd w:val="clear" w:color="auto" w:fill="E0E0E0"/>
          </w:tcPr>
          <w:p w14:paraId="7A80A277"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33E5B5A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14:paraId="0E769C6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775B52B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0580356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14:paraId="228CA56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006AFD5E" w14:textId="77777777" w:rsidTr="00F748B7">
        <w:trPr>
          <w:cantSplit/>
        </w:trPr>
        <w:tc>
          <w:tcPr>
            <w:tcW w:w="2102" w:type="dxa"/>
            <w:vMerge/>
            <w:tcBorders>
              <w:top w:val="single" w:sz="8" w:space="0" w:color="AEAEAE"/>
              <w:left w:val="nil"/>
              <w:bottom w:val="single" w:sz="8" w:space="0" w:color="152935"/>
              <w:right w:val="nil"/>
            </w:tcBorders>
            <w:shd w:val="clear" w:color="auto" w:fill="E0E0E0"/>
          </w:tcPr>
          <w:p w14:paraId="5B43969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4AF5B3A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14:paraId="4EF973A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52D73FD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26B8D0F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14:paraId="1B35F7A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624DDC00" w14:textId="77777777" w:rsidTr="00F748B7">
        <w:trPr>
          <w:cantSplit/>
        </w:trPr>
        <w:tc>
          <w:tcPr>
            <w:tcW w:w="2102" w:type="dxa"/>
            <w:vMerge/>
            <w:tcBorders>
              <w:top w:val="single" w:sz="8" w:space="0" w:color="AEAEAE"/>
              <w:left w:val="nil"/>
              <w:bottom w:val="single" w:sz="8" w:space="0" w:color="152935"/>
              <w:right w:val="nil"/>
            </w:tcBorders>
            <w:shd w:val="clear" w:color="auto" w:fill="E0E0E0"/>
          </w:tcPr>
          <w:p w14:paraId="2386B30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018DD52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14:paraId="3937097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0F7285E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378741E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14:paraId="5AF774E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2CFED3BD" w14:textId="77777777" w:rsidTr="00F748B7">
        <w:trPr>
          <w:cantSplit/>
        </w:trPr>
        <w:tc>
          <w:tcPr>
            <w:tcW w:w="2102" w:type="dxa"/>
            <w:vMerge/>
            <w:tcBorders>
              <w:top w:val="single" w:sz="8" w:space="0" w:color="AEAEAE"/>
              <w:left w:val="nil"/>
              <w:bottom w:val="single" w:sz="8" w:space="0" w:color="152935"/>
              <w:right w:val="nil"/>
            </w:tcBorders>
            <w:shd w:val="clear" w:color="auto" w:fill="E0E0E0"/>
          </w:tcPr>
          <w:p w14:paraId="5FFDCA6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264AF2E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14:paraId="2454D90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66162D2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7BCFA5B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14:paraId="6815F25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4861F35F" w14:textId="77777777" w:rsidTr="00F748B7">
        <w:trPr>
          <w:cantSplit/>
        </w:trPr>
        <w:tc>
          <w:tcPr>
            <w:tcW w:w="2102" w:type="dxa"/>
            <w:vMerge/>
            <w:tcBorders>
              <w:top w:val="single" w:sz="8" w:space="0" w:color="AEAEAE"/>
              <w:left w:val="nil"/>
              <w:bottom w:val="single" w:sz="8" w:space="0" w:color="152935"/>
              <w:right w:val="nil"/>
            </w:tcBorders>
            <w:shd w:val="clear" w:color="auto" w:fill="E0E0E0"/>
          </w:tcPr>
          <w:p w14:paraId="470DD53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78B9C43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14:paraId="09A89FD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250991C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7B29D3A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14:paraId="0EAAC55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13855412" w14:textId="77777777" w:rsidTr="00F748B7">
        <w:trPr>
          <w:cantSplit/>
        </w:trPr>
        <w:tc>
          <w:tcPr>
            <w:tcW w:w="2102" w:type="dxa"/>
            <w:vMerge/>
            <w:tcBorders>
              <w:top w:val="single" w:sz="8" w:space="0" w:color="AEAEAE"/>
              <w:left w:val="nil"/>
              <w:bottom w:val="single" w:sz="8" w:space="0" w:color="152935"/>
              <w:right w:val="nil"/>
            </w:tcBorders>
            <w:shd w:val="clear" w:color="auto" w:fill="E0E0E0"/>
          </w:tcPr>
          <w:p w14:paraId="70C2700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14:paraId="6E4FD72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14:paraId="07FE496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14:paraId="415240C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14:paraId="0B8C7FD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14:paraId="2810472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5923CD0C" w14:textId="77777777" w:rsidTr="00F748B7">
        <w:trPr>
          <w:cantSplit/>
        </w:trPr>
        <w:tc>
          <w:tcPr>
            <w:tcW w:w="2102" w:type="dxa"/>
            <w:vMerge/>
            <w:tcBorders>
              <w:top w:val="single" w:sz="8" w:space="0" w:color="AEAEAE"/>
              <w:left w:val="nil"/>
              <w:bottom w:val="single" w:sz="8" w:space="0" w:color="152935"/>
              <w:right w:val="nil"/>
            </w:tcBorders>
            <w:shd w:val="clear" w:color="auto" w:fill="E0E0E0"/>
          </w:tcPr>
          <w:p w14:paraId="7CF6E7E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14:paraId="272BF0B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14:paraId="5BBFA93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14:paraId="62CBE7B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14:paraId="43863D6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14:paraId="0FEED9B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14:paraId="4D7E37B3" w14:textId="77777777"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14:paraId="7E2BAEE8" w14:textId="77777777"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14:paraId="338721E7" w14:textId="77777777" w:rsidTr="00F748B7">
        <w:trPr>
          <w:cantSplit/>
        </w:trPr>
        <w:tc>
          <w:tcPr>
            <w:tcW w:w="9361" w:type="dxa"/>
            <w:gridSpan w:val="3"/>
            <w:tcBorders>
              <w:top w:val="nil"/>
              <w:left w:val="nil"/>
              <w:bottom w:val="nil"/>
              <w:right w:val="nil"/>
            </w:tcBorders>
            <w:shd w:val="clear" w:color="auto" w:fill="FFFFFF"/>
            <w:vAlign w:val="center"/>
          </w:tcPr>
          <w:p w14:paraId="6CE1F52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14:paraId="35C460A0" w14:textId="77777777" w:rsidTr="00F748B7">
        <w:trPr>
          <w:cantSplit/>
        </w:trPr>
        <w:tc>
          <w:tcPr>
            <w:tcW w:w="7035" w:type="dxa"/>
            <w:gridSpan w:val="2"/>
            <w:tcBorders>
              <w:top w:val="nil"/>
              <w:left w:val="nil"/>
              <w:bottom w:val="single" w:sz="8" w:space="0" w:color="152935"/>
              <w:right w:val="nil"/>
            </w:tcBorders>
            <w:shd w:val="clear" w:color="auto" w:fill="FFFFFF"/>
            <w:vAlign w:val="bottom"/>
          </w:tcPr>
          <w:p w14:paraId="622C6612"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14:paraId="5C54A17F"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14:paraId="65EEF0EA" w14:textId="77777777" w:rsidTr="00F748B7">
        <w:trPr>
          <w:cantSplit/>
        </w:trPr>
        <w:tc>
          <w:tcPr>
            <w:tcW w:w="3688" w:type="dxa"/>
            <w:vMerge w:val="restart"/>
            <w:tcBorders>
              <w:top w:val="single" w:sz="8" w:space="0" w:color="152935"/>
              <w:left w:val="nil"/>
              <w:bottom w:val="nil"/>
              <w:right w:val="nil"/>
            </w:tcBorders>
            <w:shd w:val="clear" w:color="auto" w:fill="E0E0E0"/>
          </w:tcPr>
          <w:p w14:paraId="49BBABA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14:paraId="3FB4CAC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2326" w:type="dxa"/>
            <w:tcBorders>
              <w:top w:val="single" w:sz="8" w:space="0" w:color="152935"/>
              <w:left w:val="nil"/>
              <w:bottom w:val="single" w:sz="8" w:space="0" w:color="AEAEAE"/>
              <w:right w:val="nil"/>
            </w:tcBorders>
            <w:shd w:val="clear" w:color="auto" w:fill="FFFFFF"/>
          </w:tcPr>
          <w:p w14:paraId="15D34AF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14:paraId="51932F34" w14:textId="77777777" w:rsidTr="00F748B7">
        <w:trPr>
          <w:cantSplit/>
        </w:trPr>
        <w:tc>
          <w:tcPr>
            <w:tcW w:w="3688" w:type="dxa"/>
            <w:vMerge/>
            <w:tcBorders>
              <w:top w:val="single" w:sz="8" w:space="0" w:color="152935"/>
              <w:left w:val="nil"/>
              <w:bottom w:val="nil"/>
              <w:right w:val="nil"/>
            </w:tcBorders>
            <w:shd w:val="clear" w:color="auto" w:fill="E0E0E0"/>
          </w:tcPr>
          <w:p w14:paraId="1A9D3A6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1CD5F20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14:paraId="56B3FA3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14:paraId="2263B8D6" w14:textId="77777777" w:rsidTr="00F748B7">
        <w:trPr>
          <w:cantSplit/>
        </w:trPr>
        <w:tc>
          <w:tcPr>
            <w:tcW w:w="3688" w:type="dxa"/>
            <w:vMerge/>
            <w:tcBorders>
              <w:top w:val="single" w:sz="8" w:space="0" w:color="152935"/>
              <w:left w:val="nil"/>
              <w:bottom w:val="nil"/>
              <w:right w:val="nil"/>
            </w:tcBorders>
            <w:shd w:val="clear" w:color="auto" w:fill="E0E0E0"/>
          </w:tcPr>
          <w:p w14:paraId="1686B73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492F338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14:paraId="32D7F87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14:paraId="08C23A4A" w14:textId="77777777" w:rsidTr="00F748B7">
        <w:trPr>
          <w:cantSplit/>
        </w:trPr>
        <w:tc>
          <w:tcPr>
            <w:tcW w:w="3688" w:type="dxa"/>
            <w:vMerge/>
            <w:tcBorders>
              <w:top w:val="single" w:sz="8" w:space="0" w:color="152935"/>
              <w:left w:val="nil"/>
              <w:bottom w:val="nil"/>
              <w:right w:val="nil"/>
            </w:tcBorders>
            <w:shd w:val="clear" w:color="auto" w:fill="E0E0E0"/>
          </w:tcPr>
          <w:p w14:paraId="66B6A7C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084F8CC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14:paraId="6ED8A86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14:paraId="105DE95D" w14:textId="77777777" w:rsidTr="00F748B7">
        <w:trPr>
          <w:cantSplit/>
        </w:trPr>
        <w:tc>
          <w:tcPr>
            <w:tcW w:w="3688" w:type="dxa"/>
            <w:vMerge/>
            <w:tcBorders>
              <w:top w:val="single" w:sz="8" w:space="0" w:color="152935"/>
              <w:left w:val="nil"/>
              <w:bottom w:val="nil"/>
              <w:right w:val="nil"/>
            </w:tcBorders>
            <w:shd w:val="clear" w:color="auto" w:fill="E0E0E0"/>
          </w:tcPr>
          <w:p w14:paraId="1E42D08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04465B8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14:paraId="1A32226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14:paraId="0DBFEB2E" w14:textId="77777777" w:rsidTr="00F748B7">
        <w:trPr>
          <w:cantSplit/>
        </w:trPr>
        <w:tc>
          <w:tcPr>
            <w:tcW w:w="3688" w:type="dxa"/>
            <w:vMerge/>
            <w:tcBorders>
              <w:top w:val="single" w:sz="8" w:space="0" w:color="152935"/>
              <w:left w:val="nil"/>
              <w:bottom w:val="nil"/>
              <w:right w:val="nil"/>
            </w:tcBorders>
            <w:shd w:val="clear" w:color="auto" w:fill="E0E0E0"/>
          </w:tcPr>
          <w:p w14:paraId="7DCE4D8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6E803AF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14:paraId="4862B4D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14:paraId="3D92E7E3" w14:textId="77777777" w:rsidTr="00F748B7">
        <w:trPr>
          <w:cantSplit/>
        </w:trPr>
        <w:tc>
          <w:tcPr>
            <w:tcW w:w="3688" w:type="dxa"/>
            <w:vMerge/>
            <w:tcBorders>
              <w:top w:val="single" w:sz="8" w:space="0" w:color="152935"/>
              <w:left w:val="nil"/>
              <w:bottom w:val="nil"/>
              <w:right w:val="nil"/>
            </w:tcBorders>
            <w:shd w:val="clear" w:color="auto" w:fill="E0E0E0"/>
          </w:tcPr>
          <w:p w14:paraId="16AE061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2D2CC46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14:paraId="297661C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14:paraId="06ACB00B" w14:textId="77777777" w:rsidTr="00F748B7">
        <w:trPr>
          <w:cantSplit/>
        </w:trPr>
        <w:tc>
          <w:tcPr>
            <w:tcW w:w="3688" w:type="dxa"/>
            <w:vMerge/>
            <w:tcBorders>
              <w:top w:val="single" w:sz="8" w:space="0" w:color="152935"/>
              <w:left w:val="nil"/>
              <w:bottom w:val="nil"/>
              <w:right w:val="nil"/>
            </w:tcBorders>
            <w:shd w:val="clear" w:color="auto" w:fill="E0E0E0"/>
          </w:tcPr>
          <w:p w14:paraId="47D6D75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180F0ED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14:paraId="14B88AA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14:paraId="0021136E" w14:textId="77777777" w:rsidTr="00F748B7">
        <w:trPr>
          <w:cantSplit/>
        </w:trPr>
        <w:tc>
          <w:tcPr>
            <w:tcW w:w="3688" w:type="dxa"/>
            <w:vMerge/>
            <w:tcBorders>
              <w:top w:val="single" w:sz="8" w:space="0" w:color="152935"/>
              <w:left w:val="nil"/>
              <w:bottom w:val="nil"/>
              <w:right w:val="nil"/>
            </w:tcBorders>
            <w:shd w:val="clear" w:color="auto" w:fill="E0E0E0"/>
          </w:tcPr>
          <w:p w14:paraId="29EA5B6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1EC079B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14:paraId="590A6DB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14:paraId="4A1E2B40" w14:textId="77777777" w:rsidTr="00F748B7">
        <w:trPr>
          <w:cantSplit/>
        </w:trPr>
        <w:tc>
          <w:tcPr>
            <w:tcW w:w="3688" w:type="dxa"/>
            <w:vMerge/>
            <w:tcBorders>
              <w:top w:val="single" w:sz="8" w:space="0" w:color="152935"/>
              <w:left w:val="nil"/>
              <w:bottom w:val="nil"/>
              <w:right w:val="nil"/>
            </w:tcBorders>
            <w:shd w:val="clear" w:color="auto" w:fill="E0E0E0"/>
          </w:tcPr>
          <w:p w14:paraId="0FF30AAD"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14:paraId="79ED4CA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14:paraId="1FA2F85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14:paraId="0F124932" w14:textId="77777777" w:rsidTr="00F748B7">
        <w:trPr>
          <w:cantSplit/>
        </w:trPr>
        <w:tc>
          <w:tcPr>
            <w:tcW w:w="3688" w:type="dxa"/>
            <w:vMerge w:val="restart"/>
            <w:tcBorders>
              <w:top w:val="single" w:sz="8" w:space="0" w:color="AEAEAE"/>
              <w:left w:val="nil"/>
              <w:bottom w:val="nil"/>
              <w:right w:val="nil"/>
            </w:tcBorders>
            <w:shd w:val="clear" w:color="auto" w:fill="E0E0E0"/>
          </w:tcPr>
          <w:p w14:paraId="026E039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14:paraId="518C09A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2326" w:type="dxa"/>
            <w:tcBorders>
              <w:top w:val="single" w:sz="8" w:space="0" w:color="AEAEAE"/>
              <w:left w:val="nil"/>
              <w:bottom w:val="single" w:sz="8" w:space="0" w:color="AEAEAE"/>
              <w:right w:val="nil"/>
            </w:tcBorders>
            <w:shd w:val="clear" w:color="auto" w:fill="FFFFFF"/>
          </w:tcPr>
          <w:p w14:paraId="045A163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14:paraId="3A17106B" w14:textId="77777777" w:rsidTr="00F748B7">
        <w:trPr>
          <w:cantSplit/>
        </w:trPr>
        <w:tc>
          <w:tcPr>
            <w:tcW w:w="3688" w:type="dxa"/>
            <w:vMerge/>
            <w:tcBorders>
              <w:top w:val="single" w:sz="8" w:space="0" w:color="AEAEAE"/>
              <w:left w:val="nil"/>
              <w:bottom w:val="nil"/>
              <w:right w:val="nil"/>
            </w:tcBorders>
            <w:shd w:val="clear" w:color="auto" w:fill="E0E0E0"/>
          </w:tcPr>
          <w:p w14:paraId="4B8EAC2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3B6F155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14:paraId="2F931EF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14:paraId="206F33A0" w14:textId="77777777" w:rsidTr="00F748B7">
        <w:trPr>
          <w:cantSplit/>
        </w:trPr>
        <w:tc>
          <w:tcPr>
            <w:tcW w:w="3688" w:type="dxa"/>
            <w:vMerge/>
            <w:tcBorders>
              <w:top w:val="single" w:sz="8" w:space="0" w:color="AEAEAE"/>
              <w:left w:val="nil"/>
              <w:bottom w:val="nil"/>
              <w:right w:val="nil"/>
            </w:tcBorders>
            <w:shd w:val="clear" w:color="auto" w:fill="E0E0E0"/>
          </w:tcPr>
          <w:p w14:paraId="21DD9EE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4E26E3E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14:paraId="450308A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14:paraId="241BACA3" w14:textId="77777777" w:rsidTr="00F748B7">
        <w:trPr>
          <w:cantSplit/>
        </w:trPr>
        <w:tc>
          <w:tcPr>
            <w:tcW w:w="3688" w:type="dxa"/>
            <w:vMerge/>
            <w:tcBorders>
              <w:top w:val="single" w:sz="8" w:space="0" w:color="AEAEAE"/>
              <w:left w:val="nil"/>
              <w:bottom w:val="nil"/>
              <w:right w:val="nil"/>
            </w:tcBorders>
            <w:shd w:val="clear" w:color="auto" w:fill="E0E0E0"/>
          </w:tcPr>
          <w:p w14:paraId="651C55D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0B17103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14:paraId="0ED5333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14:paraId="7FABEDE5" w14:textId="77777777" w:rsidTr="00F748B7">
        <w:trPr>
          <w:cantSplit/>
        </w:trPr>
        <w:tc>
          <w:tcPr>
            <w:tcW w:w="3688" w:type="dxa"/>
            <w:vMerge/>
            <w:tcBorders>
              <w:top w:val="single" w:sz="8" w:space="0" w:color="AEAEAE"/>
              <w:left w:val="nil"/>
              <w:bottom w:val="nil"/>
              <w:right w:val="nil"/>
            </w:tcBorders>
            <w:shd w:val="clear" w:color="auto" w:fill="E0E0E0"/>
          </w:tcPr>
          <w:p w14:paraId="54BABE4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1B21CA0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14:paraId="7A508FD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14:paraId="5ECEC571" w14:textId="77777777" w:rsidTr="00F748B7">
        <w:trPr>
          <w:cantSplit/>
        </w:trPr>
        <w:tc>
          <w:tcPr>
            <w:tcW w:w="3688" w:type="dxa"/>
            <w:vMerge/>
            <w:tcBorders>
              <w:top w:val="single" w:sz="8" w:space="0" w:color="AEAEAE"/>
              <w:left w:val="nil"/>
              <w:bottom w:val="nil"/>
              <w:right w:val="nil"/>
            </w:tcBorders>
            <w:shd w:val="clear" w:color="auto" w:fill="E0E0E0"/>
          </w:tcPr>
          <w:p w14:paraId="01D2578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7D74170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14:paraId="69A44A9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14:paraId="5FB1B806" w14:textId="77777777" w:rsidTr="00F748B7">
        <w:trPr>
          <w:cantSplit/>
        </w:trPr>
        <w:tc>
          <w:tcPr>
            <w:tcW w:w="3688" w:type="dxa"/>
            <w:vMerge/>
            <w:tcBorders>
              <w:top w:val="single" w:sz="8" w:space="0" w:color="AEAEAE"/>
              <w:left w:val="nil"/>
              <w:bottom w:val="nil"/>
              <w:right w:val="nil"/>
            </w:tcBorders>
            <w:shd w:val="clear" w:color="auto" w:fill="E0E0E0"/>
          </w:tcPr>
          <w:p w14:paraId="3D79758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779F01C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14:paraId="2A14168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14:paraId="0C7BD87A" w14:textId="77777777" w:rsidTr="00F748B7">
        <w:trPr>
          <w:cantSplit/>
        </w:trPr>
        <w:tc>
          <w:tcPr>
            <w:tcW w:w="3688" w:type="dxa"/>
            <w:vMerge/>
            <w:tcBorders>
              <w:top w:val="single" w:sz="8" w:space="0" w:color="AEAEAE"/>
              <w:left w:val="nil"/>
              <w:bottom w:val="nil"/>
              <w:right w:val="nil"/>
            </w:tcBorders>
            <w:shd w:val="clear" w:color="auto" w:fill="E0E0E0"/>
          </w:tcPr>
          <w:p w14:paraId="3FED9CBD"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19A2E15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14:paraId="18ABA8E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14:paraId="32B2BEF9" w14:textId="77777777" w:rsidTr="00F748B7">
        <w:trPr>
          <w:cantSplit/>
        </w:trPr>
        <w:tc>
          <w:tcPr>
            <w:tcW w:w="3688" w:type="dxa"/>
            <w:vMerge/>
            <w:tcBorders>
              <w:top w:val="single" w:sz="8" w:space="0" w:color="AEAEAE"/>
              <w:left w:val="nil"/>
              <w:bottom w:val="nil"/>
              <w:right w:val="nil"/>
            </w:tcBorders>
            <w:shd w:val="clear" w:color="auto" w:fill="E0E0E0"/>
          </w:tcPr>
          <w:p w14:paraId="062C6E0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7185D4B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14:paraId="363F3A7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119A9E10" w14:textId="77777777" w:rsidTr="00F748B7">
        <w:trPr>
          <w:cantSplit/>
        </w:trPr>
        <w:tc>
          <w:tcPr>
            <w:tcW w:w="3688" w:type="dxa"/>
            <w:vMerge/>
            <w:tcBorders>
              <w:top w:val="single" w:sz="8" w:space="0" w:color="AEAEAE"/>
              <w:left w:val="nil"/>
              <w:bottom w:val="nil"/>
              <w:right w:val="nil"/>
            </w:tcBorders>
            <w:shd w:val="clear" w:color="auto" w:fill="E0E0E0"/>
          </w:tcPr>
          <w:p w14:paraId="0E5524D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14:paraId="7372D91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14:paraId="17FE4B4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14:paraId="46791E47" w14:textId="77777777" w:rsidTr="00F748B7">
        <w:trPr>
          <w:cantSplit/>
        </w:trPr>
        <w:tc>
          <w:tcPr>
            <w:tcW w:w="3688" w:type="dxa"/>
            <w:vMerge w:val="restart"/>
            <w:tcBorders>
              <w:top w:val="single" w:sz="8" w:space="0" w:color="AEAEAE"/>
              <w:left w:val="nil"/>
              <w:bottom w:val="single" w:sz="8" w:space="0" w:color="152935"/>
              <w:right w:val="nil"/>
            </w:tcBorders>
            <w:shd w:val="clear" w:color="auto" w:fill="E0E0E0"/>
          </w:tcPr>
          <w:p w14:paraId="73AE994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14:paraId="0C3B7EA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2326" w:type="dxa"/>
            <w:tcBorders>
              <w:top w:val="single" w:sz="8" w:space="0" w:color="AEAEAE"/>
              <w:left w:val="nil"/>
              <w:bottom w:val="single" w:sz="8" w:space="0" w:color="AEAEAE"/>
              <w:right w:val="nil"/>
            </w:tcBorders>
            <w:shd w:val="clear" w:color="auto" w:fill="FFFFFF"/>
          </w:tcPr>
          <w:p w14:paraId="6177A81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362E1BB3" w14:textId="77777777" w:rsidTr="00F748B7">
        <w:trPr>
          <w:cantSplit/>
        </w:trPr>
        <w:tc>
          <w:tcPr>
            <w:tcW w:w="3688" w:type="dxa"/>
            <w:vMerge/>
            <w:tcBorders>
              <w:top w:val="single" w:sz="8" w:space="0" w:color="AEAEAE"/>
              <w:left w:val="nil"/>
              <w:bottom w:val="single" w:sz="8" w:space="0" w:color="152935"/>
              <w:right w:val="nil"/>
            </w:tcBorders>
            <w:shd w:val="clear" w:color="auto" w:fill="E0E0E0"/>
          </w:tcPr>
          <w:p w14:paraId="2F8B570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0F97254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14:paraId="347CE37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44D4DC9D" w14:textId="77777777" w:rsidTr="00F748B7">
        <w:trPr>
          <w:cantSplit/>
        </w:trPr>
        <w:tc>
          <w:tcPr>
            <w:tcW w:w="3688" w:type="dxa"/>
            <w:vMerge/>
            <w:tcBorders>
              <w:top w:val="single" w:sz="8" w:space="0" w:color="AEAEAE"/>
              <w:left w:val="nil"/>
              <w:bottom w:val="single" w:sz="8" w:space="0" w:color="152935"/>
              <w:right w:val="nil"/>
            </w:tcBorders>
            <w:shd w:val="clear" w:color="auto" w:fill="E0E0E0"/>
          </w:tcPr>
          <w:p w14:paraId="21E97DF7"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159241B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14:paraId="26EF491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6207C276" w14:textId="77777777" w:rsidTr="00F748B7">
        <w:trPr>
          <w:cantSplit/>
        </w:trPr>
        <w:tc>
          <w:tcPr>
            <w:tcW w:w="3688" w:type="dxa"/>
            <w:vMerge/>
            <w:tcBorders>
              <w:top w:val="single" w:sz="8" w:space="0" w:color="AEAEAE"/>
              <w:left w:val="nil"/>
              <w:bottom w:val="single" w:sz="8" w:space="0" w:color="152935"/>
              <w:right w:val="nil"/>
            </w:tcBorders>
            <w:shd w:val="clear" w:color="auto" w:fill="E0E0E0"/>
          </w:tcPr>
          <w:p w14:paraId="35204F4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338DFAE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14:paraId="68DF853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5F453965" w14:textId="77777777" w:rsidTr="00F748B7">
        <w:trPr>
          <w:cantSplit/>
        </w:trPr>
        <w:tc>
          <w:tcPr>
            <w:tcW w:w="3688" w:type="dxa"/>
            <w:vMerge/>
            <w:tcBorders>
              <w:top w:val="single" w:sz="8" w:space="0" w:color="AEAEAE"/>
              <w:left w:val="nil"/>
              <w:bottom w:val="single" w:sz="8" w:space="0" w:color="152935"/>
              <w:right w:val="nil"/>
            </w:tcBorders>
            <w:shd w:val="clear" w:color="auto" w:fill="E0E0E0"/>
          </w:tcPr>
          <w:p w14:paraId="5EBC1D6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71BFFD6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14:paraId="6D688F1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676BE173" w14:textId="77777777" w:rsidTr="00F748B7">
        <w:trPr>
          <w:cantSplit/>
        </w:trPr>
        <w:tc>
          <w:tcPr>
            <w:tcW w:w="3688" w:type="dxa"/>
            <w:vMerge/>
            <w:tcBorders>
              <w:top w:val="single" w:sz="8" w:space="0" w:color="AEAEAE"/>
              <w:left w:val="nil"/>
              <w:bottom w:val="single" w:sz="8" w:space="0" w:color="152935"/>
              <w:right w:val="nil"/>
            </w:tcBorders>
            <w:shd w:val="clear" w:color="auto" w:fill="E0E0E0"/>
          </w:tcPr>
          <w:p w14:paraId="7DB7B6C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0BEBB70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14:paraId="6CD94D0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72AC9E95" w14:textId="77777777" w:rsidTr="00F748B7">
        <w:trPr>
          <w:cantSplit/>
        </w:trPr>
        <w:tc>
          <w:tcPr>
            <w:tcW w:w="3688" w:type="dxa"/>
            <w:vMerge/>
            <w:tcBorders>
              <w:top w:val="single" w:sz="8" w:space="0" w:color="AEAEAE"/>
              <w:left w:val="nil"/>
              <w:bottom w:val="single" w:sz="8" w:space="0" w:color="152935"/>
              <w:right w:val="nil"/>
            </w:tcBorders>
            <w:shd w:val="clear" w:color="auto" w:fill="E0E0E0"/>
          </w:tcPr>
          <w:p w14:paraId="30B4DAB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25373B1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14:paraId="52E33D1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5BA793F4" w14:textId="77777777" w:rsidTr="00F748B7">
        <w:trPr>
          <w:cantSplit/>
        </w:trPr>
        <w:tc>
          <w:tcPr>
            <w:tcW w:w="3688" w:type="dxa"/>
            <w:vMerge/>
            <w:tcBorders>
              <w:top w:val="single" w:sz="8" w:space="0" w:color="AEAEAE"/>
              <w:left w:val="nil"/>
              <w:bottom w:val="single" w:sz="8" w:space="0" w:color="152935"/>
              <w:right w:val="nil"/>
            </w:tcBorders>
            <w:shd w:val="clear" w:color="auto" w:fill="E0E0E0"/>
          </w:tcPr>
          <w:p w14:paraId="634CAF8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0FF7334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14:paraId="1975EA3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367F2C9B" w14:textId="77777777" w:rsidTr="00F748B7">
        <w:trPr>
          <w:cantSplit/>
        </w:trPr>
        <w:tc>
          <w:tcPr>
            <w:tcW w:w="3688" w:type="dxa"/>
            <w:vMerge/>
            <w:tcBorders>
              <w:top w:val="single" w:sz="8" w:space="0" w:color="AEAEAE"/>
              <w:left w:val="nil"/>
              <w:bottom w:val="single" w:sz="8" w:space="0" w:color="152935"/>
              <w:right w:val="nil"/>
            </w:tcBorders>
            <w:shd w:val="clear" w:color="auto" w:fill="E0E0E0"/>
          </w:tcPr>
          <w:p w14:paraId="46E3CC2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14:paraId="2C1C168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14:paraId="4C99773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176C5BF5" w14:textId="77777777" w:rsidTr="00F748B7">
        <w:trPr>
          <w:cantSplit/>
        </w:trPr>
        <w:tc>
          <w:tcPr>
            <w:tcW w:w="3688" w:type="dxa"/>
            <w:vMerge/>
            <w:tcBorders>
              <w:top w:val="single" w:sz="8" w:space="0" w:color="AEAEAE"/>
              <w:left w:val="nil"/>
              <w:bottom w:val="single" w:sz="8" w:space="0" w:color="152935"/>
              <w:right w:val="nil"/>
            </w:tcBorders>
            <w:shd w:val="clear" w:color="auto" w:fill="E0E0E0"/>
          </w:tcPr>
          <w:p w14:paraId="47DF15E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14:paraId="5458A98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14:paraId="686C224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14:paraId="33108F23"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1D4FEFFC"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1EB647DA" w14:textId="77777777"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14:paraId="621B1AC1" w14:textId="77777777" w:rsidTr="00F748B7">
        <w:trPr>
          <w:cantSplit/>
        </w:trPr>
        <w:tc>
          <w:tcPr>
            <w:tcW w:w="4849" w:type="dxa"/>
            <w:gridSpan w:val="4"/>
            <w:tcBorders>
              <w:top w:val="nil"/>
              <w:left w:val="nil"/>
              <w:bottom w:val="nil"/>
              <w:right w:val="nil"/>
            </w:tcBorders>
            <w:shd w:val="clear" w:color="auto" w:fill="FFFFFF"/>
            <w:vAlign w:val="center"/>
          </w:tcPr>
          <w:p w14:paraId="51EF3D9A"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Entered/Removed</w:t>
            </w:r>
            <w:r w:rsidRPr="001318E5">
              <w:rPr>
                <w:rFonts w:ascii="Arial" w:eastAsiaTheme="minorEastAsia" w:hAnsi="Arial" w:cs="Arial"/>
                <w:b/>
                <w:bCs/>
                <w:color w:val="010205"/>
                <w:vertAlign w:val="superscript"/>
              </w:rPr>
              <w:t>a</w:t>
            </w:r>
          </w:p>
        </w:tc>
      </w:tr>
      <w:tr w:rsidR="003D2D46" w:rsidRPr="001318E5" w14:paraId="17F58321" w14:textId="77777777" w:rsidTr="00F748B7">
        <w:trPr>
          <w:cantSplit/>
        </w:trPr>
        <w:tc>
          <w:tcPr>
            <w:tcW w:w="810" w:type="dxa"/>
            <w:tcBorders>
              <w:top w:val="nil"/>
              <w:left w:val="nil"/>
              <w:bottom w:val="single" w:sz="8" w:space="0" w:color="152935"/>
              <w:right w:val="nil"/>
            </w:tcBorders>
            <w:shd w:val="clear" w:color="auto" w:fill="FFFFFF"/>
            <w:vAlign w:val="bottom"/>
          </w:tcPr>
          <w:p w14:paraId="44DE47D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14:paraId="1E76C1E6"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14:paraId="4CF95046"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14:paraId="13895E5B"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14:paraId="2459DB9B" w14:textId="77777777" w:rsidTr="00F748B7">
        <w:trPr>
          <w:cantSplit/>
        </w:trPr>
        <w:tc>
          <w:tcPr>
            <w:tcW w:w="810" w:type="dxa"/>
            <w:tcBorders>
              <w:top w:val="single" w:sz="8" w:space="0" w:color="152935"/>
              <w:left w:val="nil"/>
              <w:bottom w:val="single" w:sz="8" w:space="0" w:color="AEAEAE"/>
              <w:right w:val="nil"/>
            </w:tcBorders>
            <w:shd w:val="clear" w:color="auto" w:fill="E0E0E0"/>
          </w:tcPr>
          <w:p w14:paraId="40B45A1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14:paraId="61EFDFD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RATIOCIT, CLAIMS, GENERAL, CMADE, GYEAR, ORIGINAL</w:t>
            </w:r>
            <w:r w:rsidRPr="001318E5">
              <w:rPr>
                <w:rFonts w:ascii="Arial" w:eastAsiaTheme="minorEastAsia" w:hAnsi="Arial" w:cs="Arial"/>
                <w:color w:val="010205"/>
                <w:sz w:val="18"/>
                <w:szCs w:val="18"/>
                <w:vertAlign w:val="superscript"/>
              </w:rPr>
              <w:t>b</w:t>
            </w:r>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14:paraId="4A6A441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14:paraId="69C4220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14:paraId="0F880292" w14:textId="77777777" w:rsidTr="00F748B7">
        <w:trPr>
          <w:cantSplit/>
        </w:trPr>
        <w:tc>
          <w:tcPr>
            <w:tcW w:w="810" w:type="dxa"/>
            <w:tcBorders>
              <w:top w:val="single" w:sz="8" w:space="0" w:color="AEAEAE"/>
              <w:left w:val="nil"/>
              <w:bottom w:val="single" w:sz="8" w:space="0" w:color="152935"/>
              <w:right w:val="nil"/>
            </w:tcBorders>
            <w:shd w:val="clear" w:color="auto" w:fill="E0E0E0"/>
          </w:tcPr>
          <w:p w14:paraId="264A8F3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14:paraId="15651CE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SECDUPBD, SELFCTUB, CLAIMSORIGINAL</w:t>
            </w:r>
            <w:r w:rsidRPr="001318E5">
              <w:rPr>
                <w:rFonts w:ascii="Arial" w:eastAsiaTheme="minorEastAsia" w:hAnsi="Arial" w:cs="Arial"/>
                <w:color w:val="010205"/>
                <w:sz w:val="18"/>
                <w:szCs w:val="18"/>
                <w:vertAlign w:val="superscript"/>
              </w:rPr>
              <w:t>b</w:t>
            </w:r>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14:paraId="6311ACC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14:paraId="381EC56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14:paraId="6FD76212"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14:paraId="311E9C0E" w14:textId="77777777" w:rsidTr="00F748B7">
        <w:trPr>
          <w:cantSplit/>
        </w:trPr>
        <w:tc>
          <w:tcPr>
            <w:tcW w:w="4846" w:type="dxa"/>
            <w:tcBorders>
              <w:top w:val="nil"/>
              <w:left w:val="nil"/>
              <w:bottom w:val="nil"/>
              <w:right w:val="nil"/>
            </w:tcBorders>
            <w:shd w:val="clear" w:color="auto" w:fill="FFFFFF"/>
          </w:tcPr>
          <w:p w14:paraId="34DA2DD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Dependent Variable: logCRECEIVE</w:t>
            </w:r>
          </w:p>
        </w:tc>
      </w:tr>
      <w:tr w:rsidR="003D2D46" w:rsidRPr="001318E5" w14:paraId="327481AA" w14:textId="77777777" w:rsidTr="00F748B7">
        <w:trPr>
          <w:cantSplit/>
        </w:trPr>
        <w:tc>
          <w:tcPr>
            <w:tcW w:w="4846" w:type="dxa"/>
            <w:tcBorders>
              <w:top w:val="nil"/>
              <w:left w:val="nil"/>
              <w:bottom w:val="nil"/>
              <w:right w:val="nil"/>
            </w:tcBorders>
            <w:shd w:val="clear" w:color="auto" w:fill="FFFFFF"/>
          </w:tcPr>
          <w:p w14:paraId="7E5588F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14:paraId="3A9F1C11"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14:paraId="1B7C53F7" w14:textId="77777777" w:rsidTr="00F748B7">
        <w:trPr>
          <w:cantSplit/>
        </w:trPr>
        <w:tc>
          <w:tcPr>
            <w:tcW w:w="9357" w:type="dxa"/>
            <w:gridSpan w:val="8"/>
            <w:tcBorders>
              <w:top w:val="nil"/>
              <w:left w:val="nil"/>
              <w:bottom w:val="nil"/>
              <w:right w:val="nil"/>
            </w:tcBorders>
            <w:shd w:val="clear" w:color="auto" w:fill="FFFFFF"/>
            <w:vAlign w:val="center"/>
          </w:tcPr>
          <w:p w14:paraId="050492B1"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Model Summary</w:t>
            </w:r>
            <w:r w:rsidRPr="001318E5">
              <w:rPr>
                <w:rFonts w:ascii="Arial" w:eastAsiaTheme="minorEastAsia" w:hAnsi="Arial" w:cs="Arial"/>
                <w:b/>
                <w:bCs/>
                <w:color w:val="010205"/>
                <w:vertAlign w:val="superscript"/>
              </w:rPr>
              <w:t>c</w:t>
            </w:r>
          </w:p>
        </w:tc>
      </w:tr>
      <w:tr w:rsidR="003D2D46" w:rsidRPr="001318E5" w14:paraId="7A0C7702" w14:textId="77777777" w:rsidTr="00F748B7">
        <w:trPr>
          <w:cantSplit/>
        </w:trPr>
        <w:tc>
          <w:tcPr>
            <w:tcW w:w="787" w:type="dxa"/>
            <w:vMerge w:val="restart"/>
            <w:tcBorders>
              <w:top w:val="nil"/>
              <w:left w:val="nil"/>
              <w:bottom w:val="nil"/>
              <w:right w:val="nil"/>
            </w:tcBorders>
            <w:shd w:val="clear" w:color="auto" w:fill="FFFFFF"/>
            <w:vAlign w:val="bottom"/>
          </w:tcPr>
          <w:p w14:paraId="0BADDF0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14:paraId="28520781"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14:paraId="6DF6B248"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14:paraId="2C226CDE"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14:paraId="3FB74C1A"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14:paraId="75EF57E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14:paraId="5133F439" w14:textId="77777777" w:rsidTr="00F748B7">
        <w:trPr>
          <w:cantSplit/>
        </w:trPr>
        <w:tc>
          <w:tcPr>
            <w:tcW w:w="787" w:type="dxa"/>
            <w:vMerge/>
            <w:tcBorders>
              <w:top w:val="nil"/>
              <w:left w:val="nil"/>
              <w:bottom w:val="nil"/>
              <w:right w:val="nil"/>
            </w:tcBorders>
            <w:shd w:val="clear" w:color="auto" w:fill="FFFFFF"/>
            <w:vAlign w:val="bottom"/>
          </w:tcPr>
          <w:p w14:paraId="4B3E812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14:paraId="37EED2D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14:paraId="601BA27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14:paraId="1F340AE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14:paraId="2A92A2F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14:paraId="5683E621"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14:paraId="1D20637F"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14:paraId="7E95BB00"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14:paraId="71900A9B" w14:textId="77777777" w:rsidTr="00F748B7">
        <w:trPr>
          <w:cantSplit/>
        </w:trPr>
        <w:tc>
          <w:tcPr>
            <w:tcW w:w="787" w:type="dxa"/>
            <w:tcBorders>
              <w:top w:val="single" w:sz="8" w:space="0" w:color="152935"/>
              <w:left w:val="nil"/>
              <w:bottom w:val="single" w:sz="8" w:space="0" w:color="AEAEAE"/>
              <w:right w:val="nil"/>
            </w:tcBorders>
            <w:shd w:val="clear" w:color="auto" w:fill="E0E0E0"/>
          </w:tcPr>
          <w:p w14:paraId="512D070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14:paraId="4774371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14:paraId="507358F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14:paraId="7429824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14:paraId="7777C99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14:paraId="497E748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14:paraId="134A7AC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14:paraId="2B54DC3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14:paraId="2AAE245F" w14:textId="77777777" w:rsidTr="00F748B7">
        <w:trPr>
          <w:cantSplit/>
        </w:trPr>
        <w:tc>
          <w:tcPr>
            <w:tcW w:w="787" w:type="dxa"/>
            <w:tcBorders>
              <w:top w:val="single" w:sz="8" w:space="0" w:color="AEAEAE"/>
              <w:left w:val="nil"/>
              <w:bottom w:val="single" w:sz="8" w:space="0" w:color="152935"/>
              <w:right w:val="nil"/>
            </w:tcBorders>
            <w:shd w:val="clear" w:color="auto" w:fill="E0E0E0"/>
          </w:tcPr>
          <w:p w14:paraId="3DF3CF1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14:paraId="4D5CD66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14:paraId="7D9A5C4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14:paraId="25D3CDD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14:paraId="498D73A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14:paraId="529B65E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14:paraId="2EA10F4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14:paraId="73D4181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14:paraId="75B61285" w14:textId="77777777"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14:paraId="64F1797E" w14:textId="77777777"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14:paraId="7B34BEE0" w14:textId="77777777" w:rsidTr="00F748B7">
        <w:trPr>
          <w:cantSplit/>
        </w:trPr>
        <w:tc>
          <w:tcPr>
            <w:tcW w:w="9359" w:type="dxa"/>
            <w:gridSpan w:val="4"/>
            <w:tcBorders>
              <w:top w:val="nil"/>
              <w:left w:val="nil"/>
              <w:bottom w:val="nil"/>
              <w:right w:val="nil"/>
            </w:tcBorders>
            <w:shd w:val="clear" w:color="auto" w:fill="FFFFFF"/>
            <w:vAlign w:val="center"/>
          </w:tcPr>
          <w:p w14:paraId="1ECEB64F"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Model Summary</w:t>
            </w:r>
            <w:r w:rsidRPr="001318E5">
              <w:rPr>
                <w:rFonts w:ascii="Arial" w:eastAsiaTheme="minorEastAsia" w:hAnsi="Arial" w:cs="Arial"/>
                <w:b/>
                <w:bCs/>
                <w:color w:val="010205"/>
                <w:vertAlign w:val="superscript"/>
              </w:rPr>
              <w:t>c</w:t>
            </w:r>
          </w:p>
        </w:tc>
      </w:tr>
      <w:tr w:rsidR="003D2D46" w:rsidRPr="001318E5" w14:paraId="020479CB" w14:textId="77777777" w:rsidTr="00F748B7">
        <w:trPr>
          <w:cantSplit/>
        </w:trPr>
        <w:tc>
          <w:tcPr>
            <w:tcW w:w="1565" w:type="dxa"/>
            <w:vMerge w:val="restart"/>
            <w:tcBorders>
              <w:top w:val="nil"/>
              <w:left w:val="nil"/>
              <w:bottom w:val="nil"/>
              <w:right w:val="nil"/>
            </w:tcBorders>
            <w:shd w:val="clear" w:color="auto" w:fill="FFFFFF"/>
            <w:vAlign w:val="bottom"/>
          </w:tcPr>
          <w:p w14:paraId="318B90D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14:paraId="52402627"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14:paraId="498FC560" w14:textId="77777777" w:rsidTr="00F748B7">
        <w:trPr>
          <w:cantSplit/>
        </w:trPr>
        <w:tc>
          <w:tcPr>
            <w:tcW w:w="1565" w:type="dxa"/>
            <w:vMerge/>
            <w:tcBorders>
              <w:top w:val="nil"/>
              <w:left w:val="nil"/>
              <w:bottom w:val="nil"/>
              <w:right w:val="nil"/>
            </w:tcBorders>
            <w:shd w:val="clear" w:color="auto" w:fill="FFFFFF"/>
            <w:vAlign w:val="bottom"/>
          </w:tcPr>
          <w:p w14:paraId="00C1092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14:paraId="08883386"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14:paraId="6C2D61CE"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14:paraId="240E098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14:paraId="6BE322AA" w14:textId="77777777" w:rsidTr="00F748B7">
        <w:trPr>
          <w:cantSplit/>
        </w:trPr>
        <w:tc>
          <w:tcPr>
            <w:tcW w:w="1565" w:type="dxa"/>
            <w:tcBorders>
              <w:top w:val="single" w:sz="8" w:space="0" w:color="152935"/>
              <w:left w:val="nil"/>
              <w:bottom w:val="single" w:sz="8" w:space="0" w:color="AEAEAE"/>
              <w:right w:val="nil"/>
            </w:tcBorders>
            <w:shd w:val="clear" w:color="auto" w:fill="E0E0E0"/>
          </w:tcPr>
          <w:p w14:paraId="2B93C51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14:paraId="5EFD260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14:paraId="30A89B2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14:paraId="4F5430DB"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7E20A460" w14:textId="77777777" w:rsidTr="00F748B7">
        <w:trPr>
          <w:cantSplit/>
        </w:trPr>
        <w:tc>
          <w:tcPr>
            <w:tcW w:w="1565" w:type="dxa"/>
            <w:tcBorders>
              <w:top w:val="single" w:sz="8" w:space="0" w:color="AEAEAE"/>
              <w:left w:val="nil"/>
              <w:bottom w:val="single" w:sz="8" w:space="0" w:color="152935"/>
              <w:right w:val="nil"/>
            </w:tcBorders>
            <w:shd w:val="clear" w:color="auto" w:fill="E0E0E0"/>
          </w:tcPr>
          <w:p w14:paraId="03B5BD3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14:paraId="6E277D6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14:paraId="7C03B82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14:paraId="35BBBBC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14:paraId="454EEF36"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14:paraId="0E4EA0CD" w14:textId="77777777" w:rsidTr="00F748B7">
        <w:trPr>
          <w:cantSplit/>
        </w:trPr>
        <w:tc>
          <w:tcPr>
            <w:tcW w:w="9359" w:type="dxa"/>
            <w:tcBorders>
              <w:top w:val="nil"/>
              <w:left w:val="nil"/>
              <w:bottom w:val="nil"/>
              <w:right w:val="nil"/>
            </w:tcBorders>
            <w:shd w:val="clear" w:color="auto" w:fill="FFFFFF"/>
          </w:tcPr>
          <w:p w14:paraId="003BB9A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14:paraId="16556B0F" w14:textId="77777777" w:rsidTr="00F748B7">
        <w:trPr>
          <w:cantSplit/>
        </w:trPr>
        <w:tc>
          <w:tcPr>
            <w:tcW w:w="9359" w:type="dxa"/>
            <w:tcBorders>
              <w:top w:val="nil"/>
              <w:left w:val="nil"/>
              <w:bottom w:val="nil"/>
              <w:right w:val="nil"/>
            </w:tcBorders>
            <w:shd w:val="clear" w:color="auto" w:fill="FFFFFF"/>
          </w:tcPr>
          <w:p w14:paraId="797B9D7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14:paraId="1538872B" w14:textId="77777777" w:rsidTr="00F748B7">
        <w:trPr>
          <w:cantSplit/>
        </w:trPr>
        <w:tc>
          <w:tcPr>
            <w:tcW w:w="9359" w:type="dxa"/>
            <w:tcBorders>
              <w:top w:val="nil"/>
              <w:left w:val="nil"/>
              <w:bottom w:val="nil"/>
              <w:right w:val="nil"/>
            </w:tcBorders>
            <w:shd w:val="clear" w:color="auto" w:fill="FFFFFF"/>
          </w:tcPr>
          <w:p w14:paraId="65F8CF6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Dependent Variable: logCRECEIVE</w:t>
            </w:r>
          </w:p>
        </w:tc>
      </w:tr>
    </w:tbl>
    <w:p w14:paraId="34A648AD"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6A3ED655" w14:textId="77777777"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14:paraId="3D617699" w14:textId="77777777" w:rsidTr="008C1864">
        <w:trPr>
          <w:cantSplit/>
        </w:trPr>
        <w:tc>
          <w:tcPr>
            <w:tcW w:w="8061" w:type="dxa"/>
            <w:gridSpan w:val="7"/>
            <w:tcBorders>
              <w:top w:val="nil"/>
              <w:left w:val="nil"/>
              <w:bottom w:val="nil"/>
              <w:right w:val="nil"/>
            </w:tcBorders>
            <w:shd w:val="clear" w:color="auto" w:fill="FFFFFF"/>
            <w:vAlign w:val="center"/>
          </w:tcPr>
          <w:p w14:paraId="07B171A5"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
        </w:tc>
      </w:tr>
      <w:tr w:rsidR="003D2D46" w:rsidRPr="001318E5" w14:paraId="4DA98433" w14:textId="77777777" w:rsidTr="008C1864">
        <w:trPr>
          <w:cantSplit/>
        </w:trPr>
        <w:tc>
          <w:tcPr>
            <w:tcW w:w="2040" w:type="dxa"/>
            <w:gridSpan w:val="2"/>
            <w:tcBorders>
              <w:top w:val="nil"/>
              <w:left w:val="nil"/>
              <w:bottom w:val="single" w:sz="8" w:space="0" w:color="152935"/>
              <w:right w:val="nil"/>
            </w:tcBorders>
            <w:shd w:val="clear" w:color="auto" w:fill="FFFFFF"/>
            <w:vAlign w:val="bottom"/>
          </w:tcPr>
          <w:p w14:paraId="5F0F932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14:paraId="738C9175"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72B53D5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w:t>
            </w:r>
          </w:p>
        </w:tc>
        <w:tc>
          <w:tcPr>
            <w:tcW w:w="1424" w:type="dxa"/>
            <w:tcBorders>
              <w:top w:val="nil"/>
              <w:left w:val="single" w:sz="8" w:space="0" w:color="E0E0E0"/>
              <w:bottom w:val="single" w:sz="8" w:space="0" w:color="152935"/>
              <w:right w:val="single" w:sz="8" w:space="0" w:color="E0E0E0"/>
            </w:tcBorders>
            <w:shd w:val="clear" w:color="auto" w:fill="FFFFFF"/>
            <w:vAlign w:val="bottom"/>
          </w:tcPr>
          <w:p w14:paraId="2DFF6550"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39DE69C8"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14:paraId="248CEE95"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14:paraId="5FD5CC05" w14:textId="77777777" w:rsidTr="008C1864">
        <w:trPr>
          <w:cantSplit/>
        </w:trPr>
        <w:tc>
          <w:tcPr>
            <w:tcW w:w="741" w:type="dxa"/>
            <w:vMerge w:val="restart"/>
            <w:tcBorders>
              <w:top w:val="single" w:sz="8" w:space="0" w:color="152935"/>
              <w:left w:val="nil"/>
              <w:bottom w:val="nil"/>
              <w:right w:val="nil"/>
            </w:tcBorders>
            <w:shd w:val="clear" w:color="auto" w:fill="E0E0E0"/>
          </w:tcPr>
          <w:p w14:paraId="7B41699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14:paraId="177D00F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14:paraId="319A598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096A1F9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14:paraId="474A7B2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0F639A2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14:paraId="7B1E98B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14:paraId="5EB54257" w14:textId="77777777" w:rsidTr="008C1864">
        <w:trPr>
          <w:cantSplit/>
        </w:trPr>
        <w:tc>
          <w:tcPr>
            <w:tcW w:w="741" w:type="dxa"/>
            <w:vMerge/>
            <w:tcBorders>
              <w:top w:val="single" w:sz="8" w:space="0" w:color="152935"/>
              <w:left w:val="nil"/>
              <w:bottom w:val="nil"/>
              <w:right w:val="nil"/>
            </w:tcBorders>
            <w:shd w:val="clear" w:color="auto" w:fill="E0E0E0"/>
          </w:tcPr>
          <w:p w14:paraId="2800BB5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14:paraId="3F2035E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14:paraId="51BFA57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403BD74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14:paraId="52BF24E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9F75E6E"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14:paraId="71EE5163"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71AB6AB0" w14:textId="77777777" w:rsidTr="008C1864">
        <w:trPr>
          <w:cantSplit/>
        </w:trPr>
        <w:tc>
          <w:tcPr>
            <w:tcW w:w="741" w:type="dxa"/>
            <w:vMerge/>
            <w:tcBorders>
              <w:top w:val="single" w:sz="8" w:space="0" w:color="152935"/>
              <w:left w:val="nil"/>
              <w:bottom w:val="nil"/>
              <w:right w:val="nil"/>
            </w:tcBorders>
            <w:shd w:val="clear" w:color="auto" w:fill="E0E0E0"/>
          </w:tcPr>
          <w:p w14:paraId="6ABEFBB7"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14:paraId="3BCB7BD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14:paraId="085AB13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14:paraId="1A4D30B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14:paraId="1E53D7D8"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14:paraId="118C45C0"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14:paraId="4D5C86C7"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75F44547" w14:textId="77777777" w:rsidTr="008C1864">
        <w:trPr>
          <w:cantSplit/>
        </w:trPr>
        <w:tc>
          <w:tcPr>
            <w:tcW w:w="741" w:type="dxa"/>
            <w:vMerge w:val="restart"/>
            <w:tcBorders>
              <w:top w:val="single" w:sz="8" w:space="0" w:color="AEAEAE"/>
              <w:left w:val="nil"/>
              <w:bottom w:val="single" w:sz="8" w:space="0" w:color="152935"/>
              <w:right w:val="nil"/>
            </w:tcBorders>
            <w:shd w:val="clear" w:color="auto" w:fill="E0E0E0"/>
          </w:tcPr>
          <w:p w14:paraId="5828DF7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14:paraId="3310D57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14:paraId="27DAAAF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0ADCE8E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14:paraId="57DF710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31FF2F1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14:paraId="25BD9B1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14:paraId="349D8838" w14:textId="77777777" w:rsidTr="008C1864">
        <w:trPr>
          <w:cantSplit/>
        </w:trPr>
        <w:tc>
          <w:tcPr>
            <w:tcW w:w="741" w:type="dxa"/>
            <w:vMerge/>
            <w:tcBorders>
              <w:top w:val="single" w:sz="8" w:space="0" w:color="AEAEAE"/>
              <w:left w:val="nil"/>
              <w:bottom w:val="single" w:sz="8" w:space="0" w:color="152935"/>
              <w:right w:val="nil"/>
            </w:tcBorders>
            <w:shd w:val="clear" w:color="auto" w:fill="E0E0E0"/>
          </w:tcPr>
          <w:p w14:paraId="3712B94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14:paraId="645A44E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14:paraId="76137FD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651CD82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14:paraId="1E9C9FF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9B28E9D"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14:paraId="521617D8"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2B313708" w14:textId="77777777" w:rsidTr="008C1864">
        <w:trPr>
          <w:cantSplit/>
        </w:trPr>
        <w:tc>
          <w:tcPr>
            <w:tcW w:w="741" w:type="dxa"/>
            <w:vMerge/>
            <w:tcBorders>
              <w:top w:val="single" w:sz="8" w:space="0" w:color="AEAEAE"/>
              <w:left w:val="nil"/>
              <w:bottom w:val="single" w:sz="8" w:space="0" w:color="152935"/>
              <w:right w:val="nil"/>
            </w:tcBorders>
            <w:shd w:val="clear" w:color="auto" w:fill="E0E0E0"/>
          </w:tcPr>
          <w:p w14:paraId="1A7FA284"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14:paraId="2D8A511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14:paraId="2E55762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14:paraId="1FA1D89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EFEAAFE"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2AF2841A"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14:paraId="34C2AB45"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1A18F3E4" w14:textId="77777777"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14:paraId="29D107D1" w14:textId="77777777" w:rsidTr="00F748B7">
        <w:trPr>
          <w:cantSplit/>
        </w:trPr>
        <w:tc>
          <w:tcPr>
            <w:tcW w:w="8057" w:type="dxa"/>
            <w:tcBorders>
              <w:top w:val="nil"/>
              <w:left w:val="nil"/>
              <w:bottom w:val="nil"/>
              <w:right w:val="nil"/>
            </w:tcBorders>
            <w:shd w:val="clear" w:color="auto" w:fill="FFFFFF"/>
          </w:tcPr>
          <w:p w14:paraId="4A513E5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Dependent Variable: logCRECEIVE</w:t>
            </w:r>
          </w:p>
        </w:tc>
      </w:tr>
      <w:tr w:rsidR="003D2D46" w:rsidRPr="001318E5" w14:paraId="63C289D8" w14:textId="77777777" w:rsidTr="00F748B7">
        <w:trPr>
          <w:cantSplit/>
        </w:trPr>
        <w:tc>
          <w:tcPr>
            <w:tcW w:w="8057" w:type="dxa"/>
            <w:tcBorders>
              <w:top w:val="nil"/>
              <w:left w:val="nil"/>
              <w:bottom w:val="nil"/>
              <w:right w:val="nil"/>
            </w:tcBorders>
            <w:shd w:val="clear" w:color="auto" w:fill="FFFFFF"/>
          </w:tcPr>
          <w:p w14:paraId="5325949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14:paraId="605010F7" w14:textId="77777777" w:rsidTr="00F748B7">
        <w:trPr>
          <w:cantSplit/>
        </w:trPr>
        <w:tc>
          <w:tcPr>
            <w:tcW w:w="8057" w:type="dxa"/>
            <w:tcBorders>
              <w:top w:val="nil"/>
              <w:left w:val="nil"/>
              <w:bottom w:val="nil"/>
              <w:right w:val="nil"/>
            </w:tcBorders>
            <w:shd w:val="clear" w:color="auto" w:fill="FFFFFF"/>
          </w:tcPr>
          <w:p w14:paraId="392F229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14:paraId="7AA7C073"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14:paraId="55DEDB1A" w14:textId="77777777" w:rsidTr="008C1864">
        <w:trPr>
          <w:cantSplit/>
        </w:trPr>
        <w:tc>
          <w:tcPr>
            <w:tcW w:w="8811" w:type="dxa"/>
            <w:gridSpan w:val="7"/>
            <w:tcBorders>
              <w:top w:val="nil"/>
              <w:left w:val="nil"/>
              <w:bottom w:val="nil"/>
              <w:right w:val="nil"/>
            </w:tcBorders>
            <w:shd w:val="clear" w:color="auto" w:fill="FFFFFF"/>
            <w:vAlign w:val="center"/>
          </w:tcPr>
          <w:p w14:paraId="108EEB20"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
        </w:tc>
      </w:tr>
      <w:tr w:rsidR="003D2D46" w:rsidRPr="001318E5" w14:paraId="034FD29C" w14:textId="77777777" w:rsidTr="008C1864">
        <w:trPr>
          <w:cantSplit/>
        </w:trPr>
        <w:tc>
          <w:tcPr>
            <w:tcW w:w="2565" w:type="dxa"/>
            <w:gridSpan w:val="2"/>
            <w:vMerge w:val="restart"/>
            <w:tcBorders>
              <w:top w:val="nil"/>
              <w:left w:val="nil"/>
              <w:bottom w:val="nil"/>
              <w:right w:val="nil"/>
            </w:tcBorders>
            <w:shd w:val="clear" w:color="auto" w:fill="FFFFFF"/>
            <w:vAlign w:val="bottom"/>
          </w:tcPr>
          <w:p w14:paraId="6188624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14:paraId="482F95A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14:paraId="648D59FF"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14:paraId="1DC2712B"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14:paraId="477C36D1"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14:paraId="10DE1191" w14:textId="77777777" w:rsidTr="008C1864">
        <w:trPr>
          <w:cantSplit/>
        </w:trPr>
        <w:tc>
          <w:tcPr>
            <w:tcW w:w="2565" w:type="dxa"/>
            <w:gridSpan w:val="2"/>
            <w:vMerge/>
            <w:tcBorders>
              <w:top w:val="nil"/>
              <w:left w:val="nil"/>
              <w:bottom w:val="nil"/>
              <w:right w:val="nil"/>
            </w:tcBorders>
            <w:shd w:val="clear" w:color="auto" w:fill="FFFFFF"/>
            <w:vAlign w:val="bottom"/>
          </w:tcPr>
          <w:p w14:paraId="284F669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14:paraId="09207ADE"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14:paraId="3E165B5C"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14:paraId="7ABBA18C"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14:paraId="0B3182D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14:paraId="0575BCF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14:paraId="5D0FBE54" w14:textId="77777777" w:rsidTr="008C1864">
        <w:trPr>
          <w:cantSplit/>
        </w:trPr>
        <w:tc>
          <w:tcPr>
            <w:tcW w:w="740" w:type="dxa"/>
            <w:vMerge w:val="restart"/>
            <w:tcBorders>
              <w:top w:val="single" w:sz="8" w:space="0" w:color="152935"/>
              <w:left w:val="nil"/>
              <w:bottom w:val="nil"/>
              <w:right w:val="nil"/>
            </w:tcBorders>
            <w:shd w:val="clear" w:color="auto" w:fill="E0E0E0"/>
          </w:tcPr>
          <w:p w14:paraId="32549B0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14:paraId="72CB391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14:paraId="795A55B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14:paraId="19971B0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54F4DBBF"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509F000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14:paraId="7ED218D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0A4592B3" w14:textId="77777777" w:rsidTr="008C1864">
        <w:trPr>
          <w:cantSplit/>
        </w:trPr>
        <w:tc>
          <w:tcPr>
            <w:tcW w:w="740" w:type="dxa"/>
            <w:vMerge/>
            <w:tcBorders>
              <w:top w:val="single" w:sz="8" w:space="0" w:color="152935"/>
              <w:left w:val="nil"/>
              <w:bottom w:val="nil"/>
              <w:right w:val="nil"/>
            </w:tcBorders>
            <w:shd w:val="clear" w:color="auto" w:fill="E0E0E0"/>
          </w:tcPr>
          <w:p w14:paraId="40058EA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303DA8D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14:paraId="4882ADE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5856251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7BD91F8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539C08F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14:paraId="240FB95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64EA70E2" w14:textId="77777777" w:rsidTr="008C1864">
        <w:trPr>
          <w:cantSplit/>
        </w:trPr>
        <w:tc>
          <w:tcPr>
            <w:tcW w:w="740" w:type="dxa"/>
            <w:vMerge/>
            <w:tcBorders>
              <w:top w:val="single" w:sz="8" w:space="0" w:color="152935"/>
              <w:left w:val="nil"/>
              <w:bottom w:val="nil"/>
              <w:right w:val="nil"/>
            </w:tcBorders>
            <w:shd w:val="clear" w:color="auto" w:fill="E0E0E0"/>
          </w:tcPr>
          <w:p w14:paraId="2A19A5E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34FF918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14:paraId="4B7F8BE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7726701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18A7CA8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81237B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14:paraId="6DF180E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14:paraId="33777807" w14:textId="77777777" w:rsidTr="008C1864">
        <w:trPr>
          <w:cantSplit/>
        </w:trPr>
        <w:tc>
          <w:tcPr>
            <w:tcW w:w="740" w:type="dxa"/>
            <w:vMerge/>
            <w:tcBorders>
              <w:top w:val="single" w:sz="8" w:space="0" w:color="152935"/>
              <w:left w:val="nil"/>
              <w:bottom w:val="nil"/>
              <w:right w:val="nil"/>
            </w:tcBorders>
            <w:shd w:val="clear" w:color="auto" w:fill="E0E0E0"/>
          </w:tcPr>
          <w:p w14:paraId="10F9880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4FE3A2D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14:paraId="6AEC1F4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7F79A21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784C336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E5C072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14:paraId="4B8B20D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6515FBE5" w14:textId="77777777" w:rsidTr="008C1864">
        <w:trPr>
          <w:cantSplit/>
        </w:trPr>
        <w:tc>
          <w:tcPr>
            <w:tcW w:w="740" w:type="dxa"/>
            <w:vMerge/>
            <w:tcBorders>
              <w:top w:val="single" w:sz="8" w:space="0" w:color="152935"/>
              <w:left w:val="nil"/>
              <w:bottom w:val="nil"/>
              <w:right w:val="nil"/>
            </w:tcBorders>
            <w:shd w:val="clear" w:color="auto" w:fill="E0E0E0"/>
          </w:tcPr>
          <w:p w14:paraId="0944668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201F306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14:paraId="6790989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313AA30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318D635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829D17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14:paraId="17564EB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1ABC66D9" w14:textId="77777777" w:rsidTr="008C1864">
        <w:trPr>
          <w:cantSplit/>
        </w:trPr>
        <w:tc>
          <w:tcPr>
            <w:tcW w:w="740" w:type="dxa"/>
            <w:vMerge/>
            <w:tcBorders>
              <w:top w:val="single" w:sz="8" w:space="0" w:color="152935"/>
              <w:left w:val="nil"/>
              <w:bottom w:val="nil"/>
              <w:right w:val="nil"/>
            </w:tcBorders>
            <w:shd w:val="clear" w:color="auto" w:fill="E0E0E0"/>
          </w:tcPr>
          <w:p w14:paraId="176D7C5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5E483B5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14:paraId="1419971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34C5BAA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2095563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C19E19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14:paraId="27EF19C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1741406D" w14:textId="77777777" w:rsidTr="008C1864">
        <w:trPr>
          <w:cantSplit/>
        </w:trPr>
        <w:tc>
          <w:tcPr>
            <w:tcW w:w="740" w:type="dxa"/>
            <w:vMerge/>
            <w:tcBorders>
              <w:top w:val="single" w:sz="8" w:space="0" w:color="152935"/>
              <w:left w:val="nil"/>
              <w:bottom w:val="nil"/>
              <w:right w:val="nil"/>
            </w:tcBorders>
            <w:shd w:val="clear" w:color="auto" w:fill="E0E0E0"/>
          </w:tcPr>
          <w:p w14:paraId="48C242D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14:paraId="5F8BDC5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14:paraId="13900CE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14:paraId="184CE9D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14:paraId="59B2CB3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14:paraId="3B2B0A7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14:paraId="7D3C8ED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13C17B92" w14:textId="77777777" w:rsidTr="008C1864">
        <w:trPr>
          <w:cantSplit/>
        </w:trPr>
        <w:tc>
          <w:tcPr>
            <w:tcW w:w="740" w:type="dxa"/>
            <w:vMerge w:val="restart"/>
            <w:tcBorders>
              <w:top w:val="single" w:sz="8" w:space="0" w:color="AEAEAE"/>
              <w:left w:val="nil"/>
              <w:bottom w:val="single" w:sz="8" w:space="0" w:color="152935"/>
              <w:right w:val="nil"/>
            </w:tcBorders>
            <w:shd w:val="clear" w:color="auto" w:fill="E0E0E0"/>
          </w:tcPr>
          <w:p w14:paraId="3D51598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14:paraId="74E5931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14:paraId="2649F3B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7E186DA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A339143"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75878E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14:paraId="18230D4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00F3693C" w14:textId="77777777" w:rsidTr="008C1864">
        <w:trPr>
          <w:cantSplit/>
        </w:trPr>
        <w:tc>
          <w:tcPr>
            <w:tcW w:w="740" w:type="dxa"/>
            <w:vMerge/>
            <w:tcBorders>
              <w:top w:val="single" w:sz="8" w:space="0" w:color="AEAEAE"/>
              <w:left w:val="nil"/>
              <w:bottom w:val="single" w:sz="8" w:space="0" w:color="152935"/>
              <w:right w:val="nil"/>
            </w:tcBorders>
            <w:shd w:val="clear" w:color="auto" w:fill="E0E0E0"/>
          </w:tcPr>
          <w:p w14:paraId="00AE3F8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37C8977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14:paraId="2568175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25531DE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00AEBF2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4AE6D57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14:paraId="149706F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2EA5D45B" w14:textId="77777777" w:rsidTr="008C1864">
        <w:trPr>
          <w:cantSplit/>
        </w:trPr>
        <w:tc>
          <w:tcPr>
            <w:tcW w:w="740" w:type="dxa"/>
            <w:vMerge/>
            <w:tcBorders>
              <w:top w:val="single" w:sz="8" w:space="0" w:color="AEAEAE"/>
              <w:left w:val="nil"/>
              <w:bottom w:val="single" w:sz="8" w:space="0" w:color="152935"/>
              <w:right w:val="nil"/>
            </w:tcBorders>
            <w:shd w:val="clear" w:color="auto" w:fill="E0E0E0"/>
          </w:tcPr>
          <w:p w14:paraId="1518D00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73F277D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14:paraId="37EC2E6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7ABD565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4CA5825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048756A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14:paraId="5713D38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14:paraId="11B1E245" w14:textId="77777777" w:rsidTr="008C1864">
        <w:trPr>
          <w:cantSplit/>
        </w:trPr>
        <w:tc>
          <w:tcPr>
            <w:tcW w:w="740" w:type="dxa"/>
            <w:vMerge/>
            <w:tcBorders>
              <w:top w:val="single" w:sz="8" w:space="0" w:color="AEAEAE"/>
              <w:left w:val="nil"/>
              <w:bottom w:val="single" w:sz="8" w:space="0" w:color="152935"/>
              <w:right w:val="nil"/>
            </w:tcBorders>
            <w:shd w:val="clear" w:color="auto" w:fill="E0E0E0"/>
          </w:tcPr>
          <w:p w14:paraId="2AD06E6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1927C92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14:paraId="265D647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67E40E0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32FA485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46B5A40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14:paraId="4163188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720E4981" w14:textId="77777777" w:rsidTr="008C1864">
        <w:trPr>
          <w:cantSplit/>
        </w:trPr>
        <w:tc>
          <w:tcPr>
            <w:tcW w:w="740" w:type="dxa"/>
            <w:vMerge/>
            <w:tcBorders>
              <w:top w:val="single" w:sz="8" w:space="0" w:color="AEAEAE"/>
              <w:left w:val="nil"/>
              <w:bottom w:val="single" w:sz="8" w:space="0" w:color="152935"/>
              <w:right w:val="nil"/>
            </w:tcBorders>
            <w:shd w:val="clear" w:color="auto" w:fill="E0E0E0"/>
          </w:tcPr>
          <w:p w14:paraId="70422D0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35C58B8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14:paraId="76879AB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4B47D11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1D2D8BE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75D760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14:paraId="5787066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035341A5" w14:textId="77777777" w:rsidTr="008C1864">
        <w:trPr>
          <w:cantSplit/>
        </w:trPr>
        <w:tc>
          <w:tcPr>
            <w:tcW w:w="740" w:type="dxa"/>
            <w:vMerge/>
            <w:tcBorders>
              <w:top w:val="single" w:sz="8" w:space="0" w:color="AEAEAE"/>
              <w:left w:val="nil"/>
              <w:bottom w:val="single" w:sz="8" w:space="0" w:color="152935"/>
              <w:right w:val="nil"/>
            </w:tcBorders>
            <w:shd w:val="clear" w:color="auto" w:fill="E0E0E0"/>
          </w:tcPr>
          <w:p w14:paraId="2926C5C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4F7D92E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14:paraId="1F7938D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0886DEF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3925309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62C57F1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14:paraId="4DA9BA0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14:paraId="459BB790" w14:textId="77777777" w:rsidTr="008C1864">
        <w:trPr>
          <w:cantSplit/>
        </w:trPr>
        <w:tc>
          <w:tcPr>
            <w:tcW w:w="740" w:type="dxa"/>
            <w:vMerge/>
            <w:tcBorders>
              <w:top w:val="single" w:sz="8" w:space="0" w:color="AEAEAE"/>
              <w:left w:val="nil"/>
              <w:bottom w:val="single" w:sz="8" w:space="0" w:color="152935"/>
              <w:right w:val="nil"/>
            </w:tcBorders>
            <w:shd w:val="clear" w:color="auto" w:fill="E0E0E0"/>
          </w:tcPr>
          <w:p w14:paraId="2C09FDE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165E722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14:paraId="404DBD2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015E2E2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151C5AD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BD6B6E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14:paraId="7734F4A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238C9D18" w14:textId="77777777" w:rsidTr="008C1864">
        <w:trPr>
          <w:cantSplit/>
        </w:trPr>
        <w:tc>
          <w:tcPr>
            <w:tcW w:w="740" w:type="dxa"/>
            <w:vMerge/>
            <w:tcBorders>
              <w:top w:val="single" w:sz="8" w:space="0" w:color="AEAEAE"/>
              <w:left w:val="nil"/>
              <w:bottom w:val="single" w:sz="8" w:space="0" w:color="152935"/>
              <w:right w:val="nil"/>
            </w:tcBorders>
            <w:shd w:val="clear" w:color="auto" w:fill="E0E0E0"/>
          </w:tcPr>
          <w:p w14:paraId="01DDEF0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3A2684C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14:paraId="72BFAAF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3E0EC82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58226FB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3C23B11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14:paraId="404EA13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14:paraId="61488D82" w14:textId="77777777" w:rsidTr="008C1864">
        <w:trPr>
          <w:cantSplit/>
        </w:trPr>
        <w:tc>
          <w:tcPr>
            <w:tcW w:w="740" w:type="dxa"/>
            <w:vMerge/>
            <w:tcBorders>
              <w:top w:val="single" w:sz="8" w:space="0" w:color="AEAEAE"/>
              <w:left w:val="nil"/>
              <w:bottom w:val="single" w:sz="8" w:space="0" w:color="152935"/>
              <w:right w:val="nil"/>
            </w:tcBorders>
            <w:shd w:val="clear" w:color="auto" w:fill="E0E0E0"/>
          </w:tcPr>
          <w:p w14:paraId="647365D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14:paraId="3A16542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14:paraId="05A62ED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5360829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387EBE7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15C918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14:paraId="07479C6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14:paraId="768DB81E" w14:textId="77777777" w:rsidTr="008C1864">
        <w:trPr>
          <w:cantSplit/>
        </w:trPr>
        <w:tc>
          <w:tcPr>
            <w:tcW w:w="740" w:type="dxa"/>
            <w:vMerge/>
            <w:tcBorders>
              <w:top w:val="single" w:sz="8" w:space="0" w:color="AEAEAE"/>
              <w:left w:val="nil"/>
              <w:bottom w:val="single" w:sz="8" w:space="0" w:color="152935"/>
              <w:right w:val="nil"/>
            </w:tcBorders>
            <w:shd w:val="clear" w:color="auto" w:fill="E0E0E0"/>
          </w:tcPr>
          <w:p w14:paraId="3769AFD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14:paraId="6C8C598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14:paraId="5F5331E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14:paraId="15AE956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14:paraId="65A58CF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1B1ED58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14:paraId="08F33D9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14:paraId="35DD4BF0"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14:paraId="05B7058A" w14:textId="77777777"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14:paraId="431C64AD" w14:textId="77777777" w:rsidTr="00F748B7">
        <w:trPr>
          <w:cantSplit/>
        </w:trPr>
        <w:tc>
          <w:tcPr>
            <w:tcW w:w="9362" w:type="dxa"/>
            <w:gridSpan w:val="7"/>
            <w:tcBorders>
              <w:top w:val="nil"/>
              <w:left w:val="nil"/>
              <w:bottom w:val="nil"/>
              <w:right w:val="nil"/>
            </w:tcBorders>
            <w:shd w:val="clear" w:color="auto" w:fill="FFFFFF"/>
            <w:vAlign w:val="center"/>
          </w:tcPr>
          <w:p w14:paraId="595C4052"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
        </w:tc>
      </w:tr>
      <w:tr w:rsidR="003D2D46" w:rsidRPr="001318E5" w14:paraId="10033375" w14:textId="77777777" w:rsidTr="00F748B7">
        <w:trPr>
          <w:cantSplit/>
        </w:trPr>
        <w:tc>
          <w:tcPr>
            <w:tcW w:w="2741" w:type="dxa"/>
            <w:gridSpan w:val="2"/>
            <w:vMerge w:val="restart"/>
            <w:tcBorders>
              <w:top w:val="nil"/>
              <w:left w:val="nil"/>
              <w:bottom w:val="nil"/>
              <w:right w:val="nil"/>
            </w:tcBorders>
            <w:shd w:val="clear" w:color="auto" w:fill="FFFFFF"/>
            <w:vAlign w:val="bottom"/>
          </w:tcPr>
          <w:p w14:paraId="334F275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14:paraId="7EA56DC0"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14:paraId="2B705896"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14:paraId="1DEF68E9" w14:textId="77777777" w:rsidTr="00F748B7">
        <w:trPr>
          <w:cantSplit/>
        </w:trPr>
        <w:tc>
          <w:tcPr>
            <w:tcW w:w="2741" w:type="dxa"/>
            <w:gridSpan w:val="2"/>
            <w:vMerge/>
            <w:tcBorders>
              <w:top w:val="nil"/>
              <w:left w:val="nil"/>
              <w:bottom w:val="nil"/>
              <w:right w:val="nil"/>
            </w:tcBorders>
            <w:shd w:val="clear" w:color="auto" w:fill="FFFFFF"/>
            <w:vAlign w:val="bottom"/>
          </w:tcPr>
          <w:p w14:paraId="65D9D57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14:paraId="70DFE8E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14:paraId="58F71DF1"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14:paraId="1B448497"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14:paraId="2E9F46C2"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14:paraId="2F6A5945"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14:paraId="2BE81750" w14:textId="77777777" w:rsidTr="00F748B7">
        <w:trPr>
          <w:cantSplit/>
        </w:trPr>
        <w:tc>
          <w:tcPr>
            <w:tcW w:w="792" w:type="dxa"/>
            <w:vMerge w:val="restart"/>
            <w:tcBorders>
              <w:top w:val="single" w:sz="8" w:space="0" w:color="152935"/>
              <w:left w:val="nil"/>
              <w:bottom w:val="nil"/>
              <w:right w:val="nil"/>
            </w:tcBorders>
            <w:shd w:val="clear" w:color="auto" w:fill="E0E0E0"/>
          </w:tcPr>
          <w:p w14:paraId="0498790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14:paraId="6866E45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14:paraId="4E52DAA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14:paraId="5B9B654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738A27FE"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162D2021"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14:paraId="5C365858"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417975DE" w14:textId="77777777" w:rsidTr="00F748B7">
        <w:trPr>
          <w:cantSplit/>
        </w:trPr>
        <w:tc>
          <w:tcPr>
            <w:tcW w:w="792" w:type="dxa"/>
            <w:vMerge/>
            <w:tcBorders>
              <w:top w:val="single" w:sz="8" w:space="0" w:color="152935"/>
              <w:left w:val="nil"/>
              <w:bottom w:val="nil"/>
              <w:right w:val="nil"/>
            </w:tcBorders>
            <w:shd w:val="clear" w:color="auto" w:fill="E0E0E0"/>
          </w:tcPr>
          <w:p w14:paraId="01D32EC2"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14:paraId="1DB5820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14:paraId="5749E6D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49299B9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5C43201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1632CE3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14:paraId="361E3F9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14:paraId="4673DC3D" w14:textId="77777777" w:rsidTr="00F748B7">
        <w:trPr>
          <w:cantSplit/>
        </w:trPr>
        <w:tc>
          <w:tcPr>
            <w:tcW w:w="792" w:type="dxa"/>
            <w:vMerge/>
            <w:tcBorders>
              <w:top w:val="single" w:sz="8" w:space="0" w:color="152935"/>
              <w:left w:val="nil"/>
              <w:bottom w:val="nil"/>
              <w:right w:val="nil"/>
            </w:tcBorders>
            <w:shd w:val="clear" w:color="auto" w:fill="E0E0E0"/>
          </w:tcPr>
          <w:p w14:paraId="6BAB977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14:paraId="30DEBDE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14:paraId="6C28CCC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74455B3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23C9344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78E880C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14:paraId="0AA065F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14:paraId="5809879D" w14:textId="77777777" w:rsidTr="00F748B7">
        <w:trPr>
          <w:cantSplit/>
        </w:trPr>
        <w:tc>
          <w:tcPr>
            <w:tcW w:w="792" w:type="dxa"/>
            <w:vMerge/>
            <w:tcBorders>
              <w:top w:val="single" w:sz="8" w:space="0" w:color="152935"/>
              <w:left w:val="nil"/>
              <w:bottom w:val="nil"/>
              <w:right w:val="nil"/>
            </w:tcBorders>
            <w:shd w:val="clear" w:color="auto" w:fill="E0E0E0"/>
          </w:tcPr>
          <w:p w14:paraId="65D4FC8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14:paraId="36E7D3B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14:paraId="76B271D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36C72FA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127D24E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65FE04C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14:paraId="5D09B24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14:paraId="4CD64BFC" w14:textId="77777777" w:rsidTr="00F748B7">
        <w:trPr>
          <w:cantSplit/>
        </w:trPr>
        <w:tc>
          <w:tcPr>
            <w:tcW w:w="792" w:type="dxa"/>
            <w:vMerge/>
            <w:tcBorders>
              <w:top w:val="single" w:sz="8" w:space="0" w:color="152935"/>
              <w:left w:val="nil"/>
              <w:bottom w:val="nil"/>
              <w:right w:val="nil"/>
            </w:tcBorders>
            <w:shd w:val="clear" w:color="auto" w:fill="E0E0E0"/>
          </w:tcPr>
          <w:p w14:paraId="00A47DD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14:paraId="417D230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14:paraId="78B4E58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4ED5931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7279356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2F03361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14:paraId="293E0F1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14:paraId="7BF4088F" w14:textId="77777777" w:rsidTr="00F748B7">
        <w:trPr>
          <w:cantSplit/>
        </w:trPr>
        <w:tc>
          <w:tcPr>
            <w:tcW w:w="792" w:type="dxa"/>
            <w:vMerge/>
            <w:tcBorders>
              <w:top w:val="single" w:sz="8" w:space="0" w:color="152935"/>
              <w:left w:val="nil"/>
              <w:bottom w:val="nil"/>
              <w:right w:val="nil"/>
            </w:tcBorders>
            <w:shd w:val="clear" w:color="auto" w:fill="E0E0E0"/>
          </w:tcPr>
          <w:p w14:paraId="542DDFD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14:paraId="7EF0CDA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14:paraId="770FB49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308F4AF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043AA37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589D001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14:paraId="1A1A3F1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14:paraId="17FF5667" w14:textId="77777777" w:rsidTr="00F748B7">
        <w:trPr>
          <w:cantSplit/>
        </w:trPr>
        <w:tc>
          <w:tcPr>
            <w:tcW w:w="792" w:type="dxa"/>
            <w:vMerge/>
            <w:tcBorders>
              <w:top w:val="single" w:sz="8" w:space="0" w:color="152935"/>
              <w:left w:val="nil"/>
              <w:bottom w:val="nil"/>
              <w:right w:val="nil"/>
            </w:tcBorders>
            <w:shd w:val="clear" w:color="auto" w:fill="E0E0E0"/>
          </w:tcPr>
          <w:p w14:paraId="5BF94BA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14:paraId="05D87A0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14:paraId="5CCDF3A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14:paraId="6409EFD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14:paraId="6C43DE1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14:paraId="02AB9B9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14:paraId="0C7C4F6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14:paraId="69E68CB7" w14:textId="77777777" w:rsidTr="00F748B7">
        <w:trPr>
          <w:cantSplit/>
        </w:trPr>
        <w:tc>
          <w:tcPr>
            <w:tcW w:w="792" w:type="dxa"/>
            <w:vMerge w:val="restart"/>
            <w:tcBorders>
              <w:top w:val="single" w:sz="8" w:space="0" w:color="AEAEAE"/>
              <w:left w:val="nil"/>
              <w:bottom w:val="single" w:sz="8" w:space="0" w:color="152935"/>
              <w:right w:val="nil"/>
            </w:tcBorders>
            <w:shd w:val="clear" w:color="auto" w:fill="E0E0E0"/>
          </w:tcPr>
          <w:p w14:paraId="39A25D1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14:paraId="24D90D7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14:paraId="35E727F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7FF4E10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068DEFE"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23FAB64"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14:paraId="5F9ECB35"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4F63BED6" w14:textId="77777777" w:rsidTr="00F748B7">
        <w:trPr>
          <w:cantSplit/>
        </w:trPr>
        <w:tc>
          <w:tcPr>
            <w:tcW w:w="792" w:type="dxa"/>
            <w:vMerge/>
            <w:tcBorders>
              <w:top w:val="single" w:sz="8" w:space="0" w:color="AEAEAE"/>
              <w:left w:val="nil"/>
              <w:bottom w:val="single" w:sz="8" w:space="0" w:color="152935"/>
              <w:right w:val="nil"/>
            </w:tcBorders>
            <w:shd w:val="clear" w:color="auto" w:fill="E0E0E0"/>
          </w:tcPr>
          <w:p w14:paraId="4CB13EDE"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14:paraId="46C5A43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14:paraId="2738A19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429C547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0260D93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587A864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14:paraId="6F7DFD1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14:paraId="6F50637A" w14:textId="77777777" w:rsidTr="00F748B7">
        <w:trPr>
          <w:cantSplit/>
        </w:trPr>
        <w:tc>
          <w:tcPr>
            <w:tcW w:w="792" w:type="dxa"/>
            <w:vMerge/>
            <w:tcBorders>
              <w:top w:val="single" w:sz="8" w:space="0" w:color="AEAEAE"/>
              <w:left w:val="nil"/>
              <w:bottom w:val="single" w:sz="8" w:space="0" w:color="152935"/>
              <w:right w:val="nil"/>
            </w:tcBorders>
            <w:shd w:val="clear" w:color="auto" w:fill="E0E0E0"/>
          </w:tcPr>
          <w:p w14:paraId="409D034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14:paraId="6293144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14:paraId="3F7DDA0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5A234B5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170F076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369CB5D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14:paraId="34F9D44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14:paraId="3D3B80DE" w14:textId="77777777" w:rsidTr="00F748B7">
        <w:trPr>
          <w:cantSplit/>
        </w:trPr>
        <w:tc>
          <w:tcPr>
            <w:tcW w:w="792" w:type="dxa"/>
            <w:vMerge/>
            <w:tcBorders>
              <w:top w:val="single" w:sz="8" w:space="0" w:color="AEAEAE"/>
              <w:left w:val="nil"/>
              <w:bottom w:val="single" w:sz="8" w:space="0" w:color="152935"/>
              <w:right w:val="nil"/>
            </w:tcBorders>
            <w:shd w:val="clear" w:color="auto" w:fill="E0E0E0"/>
          </w:tcPr>
          <w:p w14:paraId="7A05436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14:paraId="36F842B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14:paraId="6D23BD5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0F23BD8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692A8E8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20AAAA8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14:paraId="4E5C126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14:paraId="714D9464" w14:textId="77777777" w:rsidTr="00F748B7">
        <w:trPr>
          <w:cantSplit/>
        </w:trPr>
        <w:tc>
          <w:tcPr>
            <w:tcW w:w="792" w:type="dxa"/>
            <w:vMerge/>
            <w:tcBorders>
              <w:top w:val="single" w:sz="8" w:space="0" w:color="AEAEAE"/>
              <w:left w:val="nil"/>
              <w:bottom w:val="single" w:sz="8" w:space="0" w:color="152935"/>
              <w:right w:val="nil"/>
            </w:tcBorders>
            <w:shd w:val="clear" w:color="auto" w:fill="E0E0E0"/>
          </w:tcPr>
          <w:p w14:paraId="2ECB910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14:paraId="52868A5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14:paraId="0E76D1B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7F57978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5E5D8F5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46506FA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14:paraId="16D7D68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14:paraId="68496D99" w14:textId="77777777" w:rsidTr="00F748B7">
        <w:trPr>
          <w:cantSplit/>
        </w:trPr>
        <w:tc>
          <w:tcPr>
            <w:tcW w:w="792" w:type="dxa"/>
            <w:vMerge/>
            <w:tcBorders>
              <w:top w:val="single" w:sz="8" w:space="0" w:color="AEAEAE"/>
              <w:left w:val="nil"/>
              <w:bottom w:val="single" w:sz="8" w:space="0" w:color="152935"/>
              <w:right w:val="nil"/>
            </w:tcBorders>
            <w:shd w:val="clear" w:color="auto" w:fill="E0E0E0"/>
          </w:tcPr>
          <w:p w14:paraId="4842A5A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14:paraId="3FD9018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14:paraId="031BA0E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55F8C57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43BC304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2594568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14:paraId="46C7566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14:paraId="2EE942E6" w14:textId="77777777" w:rsidTr="00F748B7">
        <w:trPr>
          <w:cantSplit/>
        </w:trPr>
        <w:tc>
          <w:tcPr>
            <w:tcW w:w="792" w:type="dxa"/>
            <w:vMerge/>
            <w:tcBorders>
              <w:top w:val="single" w:sz="8" w:space="0" w:color="AEAEAE"/>
              <w:left w:val="nil"/>
              <w:bottom w:val="single" w:sz="8" w:space="0" w:color="152935"/>
              <w:right w:val="nil"/>
            </w:tcBorders>
            <w:shd w:val="clear" w:color="auto" w:fill="E0E0E0"/>
          </w:tcPr>
          <w:p w14:paraId="63FE86C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14:paraId="36859EB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14:paraId="3F25C5B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271DE58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40FB37C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0098591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14:paraId="6F9E81D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14:paraId="6D78E186" w14:textId="77777777" w:rsidTr="00F748B7">
        <w:trPr>
          <w:cantSplit/>
        </w:trPr>
        <w:tc>
          <w:tcPr>
            <w:tcW w:w="792" w:type="dxa"/>
            <w:vMerge/>
            <w:tcBorders>
              <w:top w:val="single" w:sz="8" w:space="0" w:color="AEAEAE"/>
              <w:left w:val="nil"/>
              <w:bottom w:val="single" w:sz="8" w:space="0" w:color="152935"/>
              <w:right w:val="nil"/>
            </w:tcBorders>
            <w:shd w:val="clear" w:color="auto" w:fill="E0E0E0"/>
          </w:tcPr>
          <w:p w14:paraId="45B82C6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14:paraId="458B28E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14:paraId="06AD117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3882E8A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1123346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0E9DBA3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14:paraId="53FEB52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14:paraId="7F27EF38" w14:textId="77777777" w:rsidTr="00F748B7">
        <w:trPr>
          <w:cantSplit/>
        </w:trPr>
        <w:tc>
          <w:tcPr>
            <w:tcW w:w="792" w:type="dxa"/>
            <w:vMerge/>
            <w:tcBorders>
              <w:top w:val="single" w:sz="8" w:space="0" w:color="AEAEAE"/>
              <w:left w:val="nil"/>
              <w:bottom w:val="single" w:sz="8" w:space="0" w:color="152935"/>
              <w:right w:val="nil"/>
            </w:tcBorders>
            <w:shd w:val="clear" w:color="auto" w:fill="E0E0E0"/>
          </w:tcPr>
          <w:p w14:paraId="5170C6A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14:paraId="6E81703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14:paraId="76BC059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14:paraId="262F507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14:paraId="002FB52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14:paraId="4144BE8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14:paraId="054D3CF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14:paraId="277D5E7F" w14:textId="77777777" w:rsidTr="00F748B7">
        <w:trPr>
          <w:cantSplit/>
        </w:trPr>
        <w:tc>
          <w:tcPr>
            <w:tcW w:w="792" w:type="dxa"/>
            <w:vMerge/>
            <w:tcBorders>
              <w:top w:val="single" w:sz="8" w:space="0" w:color="AEAEAE"/>
              <w:left w:val="nil"/>
              <w:bottom w:val="single" w:sz="8" w:space="0" w:color="152935"/>
              <w:right w:val="nil"/>
            </w:tcBorders>
            <w:shd w:val="clear" w:color="auto" w:fill="E0E0E0"/>
          </w:tcPr>
          <w:p w14:paraId="3A11395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14:paraId="41D1C48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14:paraId="276C530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14:paraId="01BAA01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14:paraId="6F9C7D0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14:paraId="61764EB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14:paraId="12B7928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14:paraId="0F9F07FB" w14:textId="77777777"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14:paraId="6301D37E" w14:textId="77777777"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14:paraId="2D91B37C" w14:textId="77777777" w:rsidTr="00F748B7">
        <w:trPr>
          <w:cantSplit/>
        </w:trPr>
        <w:tc>
          <w:tcPr>
            <w:tcW w:w="9360" w:type="dxa"/>
            <w:gridSpan w:val="4"/>
            <w:tcBorders>
              <w:top w:val="nil"/>
              <w:left w:val="nil"/>
              <w:bottom w:val="nil"/>
              <w:right w:val="nil"/>
            </w:tcBorders>
            <w:shd w:val="clear" w:color="auto" w:fill="FFFFFF"/>
            <w:vAlign w:val="center"/>
          </w:tcPr>
          <w:p w14:paraId="581B622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
        </w:tc>
      </w:tr>
      <w:tr w:rsidR="003D2D46" w:rsidRPr="001318E5" w14:paraId="45B7EFA9" w14:textId="77777777" w:rsidTr="00F748B7">
        <w:trPr>
          <w:cantSplit/>
        </w:trPr>
        <w:tc>
          <w:tcPr>
            <w:tcW w:w="5061" w:type="dxa"/>
            <w:gridSpan w:val="2"/>
            <w:vMerge w:val="restart"/>
            <w:tcBorders>
              <w:top w:val="nil"/>
              <w:left w:val="nil"/>
              <w:bottom w:val="nil"/>
              <w:right w:val="nil"/>
            </w:tcBorders>
            <w:shd w:val="clear" w:color="auto" w:fill="FFFFFF"/>
            <w:vAlign w:val="bottom"/>
          </w:tcPr>
          <w:p w14:paraId="499F67C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14:paraId="035DEF74"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14:paraId="2BDFDE87" w14:textId="77777777" w:rsidTr="00F748B7">
        <w:trPr>
          <w:cantSplit/>
        </w:trPr>
        <w:tc>
          <w:tcPr>
            <w:tcW w:w="5061" w:type="dxa"/>
            <w:gridSpan w:val="2"/>
            <w:vMerge/>
            <w:tcBorders>
              <w:top w:val="nil"/>
              <w:left w:val="nil"/>
              <w:bottom w:val="nil"/>
              <w:right w:val="nil"/>
            </w:tcBorders>
            <w:shd w:val="clear" w:color="auto" w:fill="FFFFFF"/>
            <w:vAlign w:val="bottom"/>
          </w:tcPr>
          <w:p w14:paraId="3C71FAE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14:paraId="7BB3B8A6"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14:paraId="38BFA9BF"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14:paraId="49D45453" w14:textId="77777777" w:rsidTr="00F748B7">
        <w:trPr>
          <w:cantSplit/>
        </w:trPr>
        <w:tc>
          <w:tcPr>
            <w:tcW w:w="1463" w:type="dxa"/>
            <w:vMerge w:val="restart"/>
            <w:tcBorders>
              <w:top w:val="single" w:sz="8" w:space="0" w:color="152935"/>
              <w:left w:val="nil"/>
              <w:bottom w:val="nil"/>
              <w:right w:val="nil"/>
            </w:tcBorders>
            <w:shd w:val="clear" w:color="auto" w:fill="E0E0E0"/>
          </w:tcPr>
          <w:p w14:paraId="4668A83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14:paraId="380A81F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14:paraId="0629238C"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14:paraId="73456F86"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4A726552" w14:textId="77777777" w:rsidTr="00F748B7">
        <w:trPr>
          <w:cantSplit/>
        </w:trPr>
        <w:tc>
          <w:tcPr>
            <w:tcW w:w="1463" w:type="dxa"/>
            <w:vMerge/>
            <w:tcBorders>
              <w:top w:val="single" w:sz="8" w:space="0" w:color="152935"/>
              <w:left w:val="nil"/>
              <w:bottom w:val="nil"/>
              <w:right w:val="nil"/>
            </w:tcBorders>
            <w:shd w:val="clear" w:color="auto" w:fill="E0E0E0"/>
          </w:tcPr>
          <w:p w14:paraId="71B3DCAD"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14:paraId="1C25C19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14:paraId="6F80E20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14:paraId="3E6BD90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14:paraId="76D72689" w14:textId="77777777" w:rsidTr="00F748B7">
        <w:trPr>
          <w:cantSplit/>
        </w:trPr>
        <w:tc>
          <w:tcPr>
            <w:tcW w:w="1463" w:type="dxa"/>
            <w:vMerge/>
            <w:tcBorders>
              <w:top w:val="single" w:sz="8" w:space="0" w:color="152935"/>
              <w:left w:val="nil"/>
              <w:bottom w:val="nil"/>
              <w:right w:val="nil"/>
            </w:tcBorders>
            <w:shd w:val="clear" w:color="auto" w:fill="E0E0E0"/>
          </w:tcPr>
          <w:p w14:paraId="21A5CAF7"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14:paraId="706826D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14:paraId="66A7006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14:paraId="2FC6C09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14:paraId="788C0629" w14:textId="77777777" w:rsidTr="00F748B7">
        <w:trPr>
          <w:cantSplit/>
        </w:trPr>
        <w:tc>
          <w:tcPr>
            <w:tcW w:w="1463" w:type="dxa"/>
            <w:vMerge/>
            <w:tcBorders>
              <w:top w:val="single" w:sz="8" w:space="0" w:color="152935"/>
              <w:left w:val="nil"/>
              <w:bottom w:val="nil"/>
              <w:right w:val="nil"/>
            </w:tcBorders>
            <w:shd w:val="clear" w:color="auto" w:fill="E0E0E0"/>
          </w:tcPr>
          <w:p w14:paraId="36EE532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14:paraId="6FF7C81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14:paraId="0FC50A6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14:paraId="152CF3A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14:paraId="6A060331" w14:textId="77777777" w:rsidTr="00F748B7">
        <w:trPr>
          <w:cantSplit/>
        </w:trPr>
        <w:tc>
          <w:tcPr>
            <w:tcW w:w="1463" w:type="dxa"/>
            <w:vMerge/>
            <w:tcBorders>
              <w:top w:val="single" w:sz="8" w:space="0" w:color="152935"/>
              <w:left w:val="nil"/>
              <w:bottom w:val="nil"/>
              <w:right w:val="nil"/>
            </w:tcBorders>
            <w:shd w:val="clear" w:color="auto" w:fill="E0E0E0"/>
          </w:tcPr>
          <w:p w14:paraId="2ED5517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14:paraId="48A27AA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14:paraId="1C4906C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14:paraId="3895E88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14:paraId="2EEB1339" w14:textId="77777777" w:rsidTr="00F748B7">
        <w:trPr>
          <w:cantSplit/>
        </w:trPr>
        <w:tc>
          <w:tcPr>
            <w:tcW w:w="1463" w:type="dxa"/>
            <w:vMerge/>
            <w:tcBorders>
              <w:top w:val="single" w:sz="8" w:space="0" w:color="152935"/>
              <w:left w:val="nil"/>
              <w:bottom w:val="nil"/>
              <w:right w:val="nil"/>
            </w:tcBorders>
            <w:shd w:val="clear" w:color="auto" w:fill="E0E0E0"/>
          </w:tcPr>
          <w:p w14:paraId="03B5569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14:paraId="5EC7353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14:paraId="1B50994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14:paraId="7E160C8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14:paraId="5323948C" w14:textId="77777777" w:rsidTr="00F748B7">
        <w:trPr>
          <w:cantSplit/>
        </w:trPr>
        <w:tc>
          <w:tcPr>
            <w:tcW w:w="1463" w:type="dxa"/>
            <w:vMerge/>
            <w:tcBorders>
              <w:top w:val="single" w:sz="8" w:space="0" w:color="152935"/>
              <w:left w:val="nil"/>
              <w:bottom w:val="nil"/>
              <w:right w:val="nil"/>
            </w:tcBorders>
            <w:shd w:val="clear" w:color="auto" w:fill="E0E0E0"/>
          </w:tcPr>
          <w:p w14:paraId="0B4D418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14:paraId="2DD6DCD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14:paraId="26E3CC7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14:paraId="0C271A2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14:paraId="66B41012" w14:textId="77777777" w:rsidTr="00F748B7">
        <w:trPr>
          <w:cantSplit/>
        </w:trPr>
        <w:tc>
          <w:tcPr>
            <w:tcW w:w="1463" w:type="dxa"/>
            <w:vMerge w:val="restart"/>
            <w:tcBorders>
              <w:top w:val="single" w:sz="8" w:space="0" w:color="AEAEAE"/>
              <w:left w:val="nil"/>
              <w:bottom w:val="single" w:sz="8" w:space="0" w:color="152935"/>
              <w:right w:val="nil"/>
            </w:tcBorders>
            <w:shd w:val="clear" w:color="auto" w:fill="E0E0E0"/>
          </w:tcPr>
          <w:p w14:paraId="1706B02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14:paraId="76A0943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14:paraId="09631033"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14:paraId="38711EB6"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15D8AD32" w14:textId="77777777" w:rsidTr="00F748B7">
        <w:trPr>
          <w:cantSplit/>
        </w:trPr>
        <w:tc>
          <w:tcPr>
            <w:tcW w:w="1463" w:type="dxa"/>
            <w:vMerge/>
            <w:tcBorders>
              <w:top w:val="single" w:sz="8" w:space="0" w:color="AEAEAE"/>
              <w:left w:val="nil"/>
              <w:bottom w:val="single" w:sz="8" w:space="0" w:color="152935"/>
              <w:right w:val="nil"/>
            </w:tcBorders>
            <w:shd w:val="clear" w:color="auto" w:fill="E0E0E0"/>
          </w:tcPr>
          <w:p w14:paraId="24D96838"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14:paraId="437FF27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14:paraId="1E860CC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14:paraId="17A4518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14:paraId="36AD3B28" w14:textId="77777777" w:rsidTr="00F748B7">
        <w:trPr>
          <w:cantSplit/>
        </w:trPr>
        <w:tc>
          <w:tcPr>
            <w:tcW w:w="1463" w:type="dxa"/>
            <w:vMerge/>
            <w:tcBorders>
              <w:top w:val="single" w:sz="8" w:space="0" w:color="AEAEAE"/>
              <w:left w:val="nil"/>
              <w:bottom w:val="single" w:sz="8" w:space="0" w:color="152935"/>
              <w:right w:val="nil"/>
            </w:tcBorders>
            <w:shd w:val="clear" w:color="auto" w:fill="E0E0E0"/>
          </w:tcPr>
          <w:p w14:paraId="3479020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14:paraId="214F762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14:paraId="00736A3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14:paraId="66BE897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14:paraId="79F9C389" w14:textId="77777777" w:rsidTr="00F748B7">
        <w:trPr>
          <w:cantSplit/>
        </w:trPr>
        <w:tc>
          <w:tcPr>
            <w:tcW w:w="1463" w:type="dxa"/>
            <w:vMerge/>
            <w:tcBorders>
              <w:top w:val="single" w:sz="8" w:space="0" w:color="AEAEAE"/>
              <w:left w:val="nil"/>
              <w:bottom w:val="single" w:sz="8" w:space="0" w:color="152935"/>
              <w:right w:val="nil"/>
            </w:tcBorders>
            <w:shd w:val="clear" w:color="auto" w:fill="E0E0E0"/>
          </w:tcPr>
          <w:p w14:paraId="2EC33C0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14:paraId="12E3CCB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14:paraId="483143F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14:paraId="250989D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14:paraId="001AB460" w14:textId="77777777" w:rsidTr="00F748B7">
        <w:trPr>
          <w:cantSplit/>
        </w:trPr>
        <w:tc>
          <w:tcPr>
            <w:tcW w:w="1463" w:type="dxa"/>
            <w:vMerge/>
            <w:tcBorders>
              <w:top w:val="single" w:sz="8" w:space="0" w:color="AEAEAE"/>
              <w:left w:val="nil"/>
              <w:bottom w:val="single" w:sz="8" w:space="0" w:color="152935"/>
              <w:right w:val="nil"/>
            </w:tcBorders>
            <w:shd w:val="clear" w:color="auto" w:fill="E0E0E0"/>
          </w:tcPr>
          <w:p w14:paraId="7DCF551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14:paraId="15FFD94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14:paraId="133F39C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14:paraId="7B978D7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14:paraId="1EBDF29A" w14:textId="77777777" w:rsidTr="00F748B7">
        <w:trPr>
          <w:cantSplit/>
        </w:trPr>
        <w:tc>
          <w:tcPr>
            <w:tcW w:w="1463" w:type="dxa"/>
            <w:vMerge/>
            <w:tcBorders>
              <w:top w:val="single" w:sz="8" w:space="0" w:color="AEAEAE"/>
              <w:left w:val="nil"/>
              <w:bottom w:val="single" w:sz="8" w:space="0" w:color="152935"/>
              <w:right w:val="nil"/>
            </w:tcBorders>
            <w:shd w:val="clear" w:color="auto" w:fill="E0E0E0"/>
          </w:tcPr>
          <w:p w14:paraId="1B86658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14:paraId="0DF1845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14:paraId="056E205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14:paraId="6CDABE2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14:paraId="687DFF0F" w14:textId="77777777" w:rsidTr="00F748B7">
        <w:trPr>
          <w:cantSplit/>
        </w:trPr>
        <w:tc>
          <w:tcPr>
            <w:tcW w:w="1463" w:type="dxa"/>
            <w:vMerge/>
            <w:tcBorders>
              <w:top w:val="single" w:sz="8" w:space="0" w:color="AEAEAE"/>
              <w:left w:val="nil"/>
              <w:bottom w:val="single" w:sz="8" w:space="0" w:color="152935"/>
              <w:right w:val="nil"/>
            </w:tcBorders>
            <w:shd w:val="clear" w:color="auto" w:fill="E0E0E0"/>
          </w:tcPr>
          <w:p w14:paraId="7810D15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14:paraId="383BD6D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14:paraId="6AACCC1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14:paraId="021E891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14:paraId="14879E31" w14:textId="77777777" w:rsidTr="00F748B7">
        <w:trPr>
          <w:cantSplit/>
        </w:trPr>
        <w:tc>
          <w:tcPr>
            <w:tcW w:w="1463" w:type="dxa"/>
            <w:vMerge/>
            <w:tcBorders>
              <w:top w:val="single" w:sz="8" w:space="0" w:color="AEAEAE"/>
              <w:left w:val="nil"/>
              <w:bottom w:val="single" w:sz="8" w:space="0" w:color="152935"/>
              <w:right w:val="nil"/>
            </w:tcBorders>
            <w:shd w:val="clear" w:color="auto" w:fill="E0E0E0"/>
          </w:tcPr>
          <w:p w14:paraId="44AEDC2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14:paraId="033FF49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14:paraId="479748C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14:paraId="11D0DBA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14:paraId="51DA7B11" w14:textId="77777777" w:rsidTr="00F748B7">
        <w:trPr>
          <w:cantSplit/>
        </w:trPr>
        <w:tc>
          <w:tcPr>
            <w:tcW w:w="1463" w:type="dxa"/>
            <w:vMerge/>
            <w:tcBorders>
              <w:top w:val="single" w:sz="8" w:space="0" w:color="AEAEAE"/>
              <w:left w:val="nil"/>
              <w:bottom w:val="single" w:sz="8" w:space="0" w:color="152935"/>
              <w:right w:val="nil"/>
            </w:tcBorders>
            <w:shd w:val="clear" w:color="auto" w:fill="E0E0E0"/>
          </w:tcPr>
          <w:p w14:paraId="31CC6F5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14:paraId="0AD7C5D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14:paraId="12CD277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14:paraId="636FC4B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14:paraId="602E07FB" w14:textId="77777777" w:rsidTr="00F748B7">
        <w:trPr>
          <w:cantSplit/>
        </w:trPr>
        <w:tc>
          <w:tcPr>
            <w:tcW w:w="1463" w:type="dxa"/>
            <w:vMerge/>
            <w:tcBorders>
              <w:top w:val="single" w:sz="8" w:space="0" w:color="AEAEAE"/>
              <w:left w:val="nil"/>
              <w:bottom w:val="single" w:sz="8" w:space="0" w:color="152935"/>
              <w:right w:val="nil"/>
            </w:tcBorders>
            <w:shd w:val="clear" w:color="auto" w:fill="E0E0E0"/>
          </w:tcPr>
          <w:p w14:paraId="45B02C2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14:paraId="129B442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14:paraId="6992D13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14:paraId="4071935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14:paraId="60F51BCC"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14:paraId="27C9DBFA" w14:textId="77777777" w:rsidTr="00F748B7">
        <w:trPr>
          <w:cantSplit/>
        </w:trPr>
        <w:tc>
          <w:tcPr>
            <w:tcW w:w="9360" w:type="dxa"/>
            <w:tcBorders>
              <w:top w:val="nil"/>
              <w:left w:val="nil"/>
              <w:bottom w:val="nil"/>
              <w:right w:val="nil"/>
            </w:tcBorders>
            <w:shd w:val="clear" w:color="auto" w:fill="FFFFFF"/>
          </w:tcPr>
          <w:p w14:paraId="3638455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Dependent Variable: logCRECEIVE</w:t>
            </w:r>
          </w:p>
        </w:tc>
      </w:tr>
    </w:tbl>
    <w:p w14:paraId="0608BB79"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14:paraId="3D292460" w14:textId="77777777" w:rsidTr="00F748B7">
        <w:trPr>
          <w:cantSplit/>
        </w:trPr>
        <w:tc>
          <w:tcPr>
            <w:tcW w:w="9329" w:type="dxa"/>
            <w:gridSpan w:val="8"/>
            <w:tcBorders>
              <w:top w:val="nil"/>
              <w:left w:val="nil"/>
              <w:bottom w:val="nil"/>
              <w:right w:val="nil"/>
            </w:tcBorders>
            <w:shd w:val="clear" w:color="auto" w:fill="FFFFFF"/>
            <w:vAlign w:val="center"/>
          </w:tcPr>
          <w:p w14:paraId="180CC68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Excluded Variables</w:t>
            </w:r>
            <w:r w:rsidRPr="001318E5">
              <w:rPr>
                <w:rFonts w:ascii="Arial" w:eastAsiaTheme="minorEastAsia" w:hAnsi="Arial" w:cs="Arial"/>
                <w:b/>
                <w:bCs/>
                <w:color w:val="010205"/>
                <w:vertAlign w:val="superscript"/>
              </w:rPr>
              <w:t>a</w:t>
            </w:r>
          </w:p>
        </w:tc>
      </w:tr>
      <w:tr w:rsidR="003D2D46" w:rsidRPr="001318E5" w14:paraId="39901893" w14:textId="77777777" w:rsidTr="00F748B7">
        <w:trPr>
          <w:cantSplit/>
        </w:trPr>
        <w:tc>
          <w:tcPr>
            <w:tcW w:w="2563" w:type="dxa"/>
            <w:gridSpan w:val="2"/>
            <w:vMerge w:val="restart"/>
            <w:tcBorders>
              <w:top w:val="nil"/>
              <w:left w:val="nil"/>
              <w:bottom w:val="nil"/>
              <w:right w:val="nil"/>
            </w:tcBorders>
            <w:shd w:val="clear" w:color="auto" w:fill="FFFFFF"/>
            <w:vAlign w:val="bottom"/>
          </w:tcPr>
          <w:p w14:paraId="6E654FF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14:paraId="3FB98F72"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14:paraId="4CC0E4A6"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14:paraId="1F10A526"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14:paraId="5C9C6B6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14:paraId="77D1755B"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14:paraId="6B08BF18" w14:textId="77777777" w:rsidTr="00F748B7">
        <w:trPr>
          <w:cantSplit/>
        </w:trPr>
        <w:tc>
          <w:tcPr>
            <w:tcW w:w="2563" w:type="dxa"/>
            <w:gridSpan w:val="2"/>
            <w:vMerge/>
            <w:tcBorders>
              <w:top w:val="nil"/>
              <w:left w:val="nil"/>
              <w:bottom w:val="nil"/>
              <w:right w:val="nil"/>
            </w:tcBorders>
            <w:shd w:val="clear" w:color="auto" w:fill="FFFFFF"/>
            <w:vAlign w:val="bottom"/>
          </w:tcPr>
          <w:p w14:paraId="680B844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14:paraId="1CDDD56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14:paraId="0550D32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14:paraId="08C1F10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14:paraId="1348CD0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14:paraId="6AED2D9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14:paraId="27FB340E"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14:paraId="5F96B688" w14:textId="77777777" w:rsidTr="00F748B7">
        <w:trPr>
          <w:cantSplit/>
        </w:trPr>
        <w:tc>
          <w:tcPr>
            <w:tcW w:w="741" w:type="dxa"/>
            <w:vMerge w:val="restart"/>
            <w:tcBorders>
              <w:top w:val="single" w:sz="8" w:space="0" w:color="152935"/>
              <w:left w:val="nil"/>
              <w:bottom w:val="single" w:sz="8" w:space="0" w:color="152935"/>
              <w:right w:val="nil"/>
            </w:tcBorders>
            <w:shd w:val="clear" w:color="auto" w:fill="E0E0E0"/>
          </w:tcPr>
          <w:p w14:paraId="4997FCE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14:paraId="66CDBCB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14:paraId="7DCDF5B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14:paraId="615999D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14:paraId="456FDE3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14:paraId="6FADC42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14:paraId="784A8E3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14:paraId="5F3DC40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14:paraId="13F83B91"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33E565C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14:paraId="027DA1F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14:paraId="28BB361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11683B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47C719C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3C33F60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307145A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14:paraId="0488ECF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14:paraId="16DEB42D"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3511F01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14:paraId="0C35322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14:paraId="6FD0A1D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14:paraId="31DD48A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14:paraId="113964F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14:paraId="61E3554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14:paraId="694CA20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14:paraId="3BF0905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14:paraId="78B2CFE7" w14:textId="77777777"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14:paraId="7EDEBB8A" w14:textId="77777777"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14:paraId="051760A7" w14:textId="77777777" w:rsidTr="00F748B7">
        <w:trPr>
          <w:cantSplit/>
        </w:trPr>
        <w:tc>
          <w:tcPr>
            <w:tcW w:w="9361" w:type="dxa"/>
            <w:gridSpan w:val="3"/>
            <w:tcBorders>
              <w:top w:val="nil"/>
              <w:left w:val="nil"/>
              <w:bottom w:val="nil"/>
              <w:right w:val="nil"/>
            </w:tcBorders>
            <w:shd w:val="clear" w:color="auto" w:fill="FFFFFF"/>
            <w:vAlign w:val="center"/>
          </w:tcPr>
          <w:p w14:paraId="41CD8941"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Excluded Variables</w:t>
            </w:r>
            <w:r w:rsidRPr="001318E5">
              <w:rPr>
                <w:rFonts w:ascii="Arial" w:eastAsiaTheme="minorEastAsia" w:hAnsi="Arial" w:cs="Arial"/>
                <w:b/>
                <w:bCs/>
                <w:color w:val="010205"/>
                <w:vertAlign w:val="superscript"/>
              </w:rPr>
              <w:t>a</w:t>
            </w:r>
          </w:p>
        </w:tc>
      </w:tr>
      <w:tr w:rsidR="003D2D46" w:rsidRPr="001318E5" w14:paraId="0C2A354D" w14:textId="77777777" w:rsidTr="00F748B7">
        <w:trPr>
          <w:cantSplit/>
        </w:trPr>
        <w:tc>
          <w:tcPr>
            <w:tcW w:w="5931" w:type="dxa"/>
            <w:gridSpan w:val="2"/>
            <w:vMerge w:val="restart"/>
            <w:tcBorders>
              <w:top w:val="nil"/>
              <w:left w:val="nil"/>
              <w:bottom w:val="nil"/>
              <w:right w:val="nil"/>
            </w:tcBorders>
            <w:shd w:val="clear" w:color="auto" w:fill="FFFFFF"/>
            <w:vAlign w:val="bottom"/>
          </w:tcPr>
          <w:p w14:paraId="6CE3989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14:paraId="7260F1D4"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14:paraId="7C9A1250" w14:textId="77777777" w:rsidTr="00F748B7">
        <w:trPr>
          <w:cantSplit/>
        </w:trPr>
        <w:tc>
          <w:tcPr>
            <w:tcW w:w="5931" w:type="dxa"/>
            <w:gridSpan w:val="2"/>
            <w:vMerge/>
            <w:tcBorders>
              <w:top w:val="nil"/>
              <w:left w:val="nil"/>
              <w:bottom w:val="nil"/>
              <w:right w:val="nil"/>
            </w:tcBorders>
            <w:shd w:val="clear" w:color="auto" w:fill="FFFFFF"/>
            <w:vAlign w:val="bottom"/>
          </w:tcPr>
          <w:p w14:paraId="4A4B720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14:paraId="4B61A8EB"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14:paraId="26C70B9F" w14:textId="77777777" w:rsidTr="00F748B7">
        <w:trPr>
          <w:cantSplit/>
        </w:trPr>
        <w:tc>
          <w:tcPr>
            <w:tcW w:w="1715" w:type="dxa"/>
            <w:vMerge w:val="restart"/>
            <w:tcBorders>
              <w:top w:val="single" w:sz="8" w:space="0" w:color="152935"/>
              <w:left w:val="nil"/>
              <w:bottom w:val="single" w:sz="8" w:space="0" w:color="152935"/>
              <w:right w:val="nil"/>
            </w:tcBorders>
            <w:shd w:val="clear" w:color="auto" w:fill="E0E0E0"/>
          </w:tcPr>
          <w:p w14:paraId="3DBD8A3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14:paraId="2B6B287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14:paraId="48FCD6B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14:paraId="52C71A71" w14:textId="77777777" w:rsidTr="00F748B7">
        <w:trPr>
          <w:cantSplit/>
        </w:trPr>
        <w:tc>
          <w:tcPr>
            <w:tcW w:w="1715" w:type="dxa"/>
            <w:vMerge/>
            <w:tcBorders>
              <w:top w:val="single" w:sz="8" w:space="0" w:color="152935"/>
              <w:left w:val="nil"/>
              <w:bottom w:val="single" w:sz="8" w:space="0" w:color="152935"/>
              <w:right w:val="nil"/>
            </w:tcBorders>
            <w:shd w:val="clear" w:color="auto" w:fill="E0E0E0"/>
          </w:tcPr>
          <w:p w14:paraId="3D15890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14:paraId="7E35FF0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14:paraId="788649B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14:paraId="4E730081" w14:textId="77777777" w:rsidTr="00F748B7">
        <w:trPr>
          <w:cantSplit/>
        </w:trPr>
        <w:tc>
          <w:tcPr>
            <w:tcW w:w="1715" w:type="dxa"/>
            <w:vMerge/>
            <w:tcBorders>
              <w:top w:val="single" w:sz="8" w:space="0" w:color="152935"/>
              <w:left w:val="nil"/>
              <w:bottom w:val="single" w:sz="8" w:space="0" w:color="152935"/>
              <w:right w:val="nil"/>
            </w:tcBorders>
            <w:shd w:val="clear" w:color="auto" w:fill="E0E0E0"/>
          </w:tcPr>
          <w:p w14:paraId="3B4E51F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14:paraId="46AB66A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14:paraId="388E843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14:paraId="2CE73C7E"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14:paraId="63BB3815" w14:textId="77777777" w:rsidTr="00F748B7">
        <w:trPr>
          <w:cantSplit/>
        </w:trPr>
        <w:tc>
          <w:tcPr>
            <w:tcW w:w="9361" w:type="dxa"/>
            <w:tcBorders>
              <w:top w:val="nil"/>
              <w:left w:val="nil"/>
              <w:bottom w:val="nil"/>
              <w:right w:val="nil"/>
            </w:tcBorders>
            <w:shd w:val="clear" w:color="auto" w:fill="FFFFFF"/>
          </w:tcPr>
          <w:p w14:paraId="3E08694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Dependent Variable: logCRECEIVE</w:t>
            </w:r>
          </w:p>
        </w:tc>
      </w:tr>
      <w:tr w:rsidR="003D2D46" w:rsidRPr="001318E5" w14:paraId="20F6A78C" w14:textId="77777777" w:rsidTr="00F748B7">
        <w:trPr>
          <w:cantSplit/>
        </w:trPr>
        <w:tc>
          <w:tcPr>
            <w:tcW w:w="9361" w:type="dxa"/>
            <w:tcBorders>
              <w:top w:val="nil"/>
              <w:left w:val="nil"/>
              <w:bottom w:val="nil"/>
              <w:right w:val="nil"/>
            </w:tcBorders>
            <w:shd w:val="clear" w:color="auto" w:fill="FFFFFF"/>
          </w:tcPr>
          <w:p w14:paraId="20636A6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14:paraId="3186786E"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14:paraId="0194D807" w14:textId="77777777" w:rsidTr="00F748B7">
        <w:trPr>
          <w:cantSplit/>
        </w:trPr>
        <w:tc>
          <w:tcPr>
            <w:tcW w:w="9357" w:type="dxa"/>
            <w:gridSpan w:val="8"/>
            <w:tcBorders>
              <w:top w:val="nil"/>
              <w:left w:val="nil"/>
              <w:bottom w:val="nil"/>
              <w:right w:val="nil"/>
            </w:tcBorders>
            <w:shd w:val="clear" w:color="auto" w:fill="FFFFFF"/>
            <w:vAlign w:val="center"/>
          </w:tcPr>
          <w:p w14:paraId="0EC6F43F"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Coefficient Correlations</w:t>
            </w:r>
            <w:r w:rsidRPr="001318E5">
              <w:rPr>
                <w:rFonts w:ascii="Arial" w:eastAsiaTheme="minorEastAsia" w:hAnsi="Arial" w:cs="Arial"/>
                <w:b/>
                <w:bCs/>
                <w:color w:val="010205"/>
                <w:vertAlign w:val="superscript"/>
              </w:rPr>
              <w:t>a</w:t>
            </w:r>
          </w:p>
        </w:tc>
      </w:tr>
      <w:tr w:rsidR="003D2D46" w:rsidRPr="001318E5" w14:paraId="3666346C" w14:textId="77777777" w:rsidTr="00F748B7">
        <w:trPr>
          <w:cantSplit/>
        </w:trPr>
        <w:tc>
          <w:tcPr>
            <w:tcW w:w="3822" w:type="dxa"/>
            <w:gridSpan w:val="3"/>
            <w:tcBorders>
              <w:top w:val="nil"/>
              <w:left w:val="nil"/>
              <w:bottom w:val="single" w:sz="8" w:space="0" w:color="152935"/>
              <w:right w:val="nil"/>
            </w:tcBorders>
            <w:shd w:val="clear" w:color="auto" w:fill="FFFFFF"/>
            <w:vAlign w:val="bottom"/>
          </w:tcPr>
          <w:p w14:paraId="46302E6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14:paraId="4171FA0B"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14:paraId="4C925342"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14:paraId="2490EDF5"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14:paraId="6705A7D1"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14:paraId="5F03F8A1"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14:paraId="511B9401" w14:textId="77777777" w:rsidTr="00F748B7">
        <w:trPr>
          <w:cantSplit/>
        </w:trPr>
        <w:tc>
          <w:tcPr>
            <w:tcW w:w="722" w:type="dxa"/>
            <w:vMerge w:val="restart"/>
            <w:tcBorders>
              <w:top w:val="single" w:sz="8" w:space="0" w:color="152935"/>
              <w:left w:val="nil"/>
              <w:bottom w:val="nil"/>
              <w:right w:val="nil"/>
            </w:tcBorders>
            <w:shd w:val="clear" w:color="auto" w:fill="E0E0E0"/>
          </w:tcPr>
          <w:p w14:paraId="09F5D75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14:paraId="3753291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14:paraId="0C5BC38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14:paraId="3767DA2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14:paraId="2629873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14:paraId="223498B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14:paraId="56D3F24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14:paraId="1C03994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14:paraId="019C2C3A" w14:textId="77777777" w:rsidTr="00F748B7">
        <w:trPr>
          <w:cantSplit/>
        </w:trPr>
        <w:tc>
          <w:tcPr>
            <w:tcW w:w="722" w:type="dxa"/>
            <w:vMerge/>
            <w:tcBorders>
              <w:top w:val="single" w:sz="8" w:space="0" w:color="152935"/>
              <w:left w:val="nil"/>
              <w:bottom w:val="nil"/>
              <w:right w:val="nil"/>
            </w:tcBorders>
            <w:shd w:val="clear" w:color="auto" w:fill="E0E0E0"/>
          </w:tcPr>
          <w:p w14:paraId="2A09BD1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14:paraId="52A7BCD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0804B21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14:paraId="3730ED5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6B0E7D1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25E1F50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688222B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14:paraId="637B05D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14:paraId="6AFBD56C" w14:textId="77777777" w:rsidTr="00F748B7">
        <w:trPr>
          <w:cantSplit/>
        </w:trPr>
        <w:tc>
          <w:tcPr>
            <w:tcW w:w="722" w:type="dxa"/>
            <w:vMerge/>
            <w:tcBorders>
              <w:top w:val="single" w:sz="8" w:space="0" w:color="152935"/>
              <w:left w:val="nil"/>
              <w:bottom w:val="nil"/>
              <w:right w:val="nil"/>
            </w:tcBorders>
            <w:shd w:val="clear" w:color="auto" w:fill="E0E0E0"/>
          </w:tcPr>
          <w:p w14:paraId="5F59711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14:paraId="0554EFF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26862C1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14:paraId="0456875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0693AAD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6A0CD7F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09C5CF8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14:paraId="04B6919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14:paraId="723A6496" w14:textId="77777777" w:rsidTr="00F748B7">
        <w:trPr>
          <w:cantSplit/>
        </w:trPr>
        <w:tc>
          <w:tcPr>
            <w:tcW w:w="722" w:type="dxa"/>
            <w:vMerge/>
            <w:tcBorders>
              <w:top w:val="single" w:sz="8" w:space="0" w:color="152935"/>
              <w:left w:val="nil"/>
              <w:bottom w:val="nil"/>
              <w:right w:val="nil"/>
            </w:tcBorders>
            <w:shd w:val="clear" w:color="auto" w:fill="E0E0E0"/>
          </w:tcPr>
          <w:p w14:paraId="5A37775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14:paraId="1CE9F5B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5683137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14:paraId="7D8D99D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3C54758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0F2D5F0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5AA3AF7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14:paraId="548E4D5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14:paraId="4DC6A115" w14:textId="77777777" w:rsidTr="00F748B7">
        <w:trPr>
          <w:cantSplit/>
        </w:trPr>
        <w:tc>
          <w:tcPr>
            <w:tcW w:w="722" w:type="dxa"/>
            <w:vMerge/>
            <w:tcBorders>
              <w:top w:val="single" w:sz="8" w:space="0" w:color="152935"/>
              <w:left w:val="nil"/>
              <w:bottom w:val="nil"/>
              <w:right w:val="nil"/>
            </w:tcBorders>
            <w:shd w:val="clear" w:color="auto" w:fill="E0E0E0"/>
          </w:tcPr>
          <w:p w14:paraId="4531C81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14:paraId="21D65FC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3825BA2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14:paraId="1A622D2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4369F3C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52B8DF6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195F0CF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14:paraId="6E805EE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14:paraId="12B0F5CD" w14:textId="77777777" w:rsidTr="00F748B7">
        <w:trPr>
          <w:cantSplit/>
        </w:trPr>
        <w:tc>
          <w:tcPr>
            <w:tcW w:w="722" w:type="dxa"/>
            <w:vMerge/>
            <w:tcBorders>
              <w:top w:val="single" w:sz="8" w:space="0" w:color="152935"/>
              <w:left w:val="nil"/>
              <w:bottom w:val="nil"/>
              <w:right w:val="nil"/>
            </w:tcBorders>
            <w:shd w:val="clear" w:color="auto" w:fill="E0E0E0"/>
          </w:tcPr>
          <w:p w14:paraId="581E8D8D"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14:paraId="27293BC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14:paraId="73E72E2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14:paraId="06E2D82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14:paraId="478C04C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14:paraId="61A0E6C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14:paraId="74C1D32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14:paraId="4ACF6DB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14:paraId="342026A3" w14:textId="77777777" w:rsidTr="00F748B7">
        <w:trPr>
          <w:cantSplit/>
        </w:trPr>
        <w:tc>
          <w:tcPr>
            <w:tcW w:w="722" w:type="dxa"/>
            <w:vMerge/>
            <w:tcBorders>
              <w:top w:val="single" w:sz="8" w:space="0" w:color="152935"/>
              <w:left w:val="nil"/>
              <w:bottom w:val="nil"/>
              <w:right w:val="nil"/>
            </w:tcBorders>
            <w:shd w:val="clear" w:color="auto" w:fill="E0E0E0"/>
          </w:tcPr>
          <w:p w14:paraId="29D277A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14:paraId="0A45857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Covariances</w:t>
            </w:r>
          </w:p>
        </w:tc>
        <w:tc>
          <w:tcPr>
            <w:tcW w:w="1776" w:type="dxa"/>
            <w:tcBorders>
              <w:top w:val="single" w:sz="8" w:space="0" w:color="AEAEAE"/>
              <w:left w:val="nil"/>
              <w:bottom w:val="single" w:sz="8" w:space="0" w:color="AEAEAE"/>
              <w:right w:val="nil"/>
            </w:tcBorders>
            <w:shd w:val="clear" w:color="auto" w:fill="E0E0E0"/>
          </w:tcPr>
          <w:p w14:paraId="281DA50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14:paraId="1451015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02AD53D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4E76A59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38BB721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14:paraId="0A13C95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042A7E98" w14:textId="77777777" w:rsidTr="00F748B7">
        <w:trPr>
          <w:cantSplit/>
        </w:trPr>
        <w:tc>
          <w:tcPr>
            <w:tcW w:w="722" w:type="dxa"/>
            <w:vMerge/>
            <w:tcBorders>
              <w:top w:val="single" w:sz="8" w:space="0" w:color="152935"/>
              <w:left w:val="nil"/>
              <w:bottom w:val="nil"/>
              <w:right w:val="nil"/>
            </w:tcBorders>
            <w:shd w:val="clear" w:color="auto" w:fill="E0E0E0"/>
          </w:tcPr>
          <w:p w14:paraId="507703B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00D789A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67C7DE1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14:paraId="79A1360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38A2D65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5A0627D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39343C1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14:paraId="23F1893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14:paraId="4A7607B8" w14:textId="77777777" w:rsidTr="00F748B7">
        <w:trPr>
          <w:cantSplit/>
        </w:trPr>
        <w:tc>
          <w:tcPr>
            <w:tcW w:w="722" w:type="dxa"/>
            <w:vMerge/>
            <w:tcBorders>
              <w:top w:val="single" w:sz="8" w:space="0" w:color="152935"/>
              <w:left w:val="nil"/>
              <w:bottom w:val="nil"/>
              <w:right w:val="nil"/>
            </w:tcBorders>
            <w:shd w:val="clear" w:color="auto" w:fill="E0E0E0"/>
          </w:tcPr>
          <w:p w14:paraId="6D473EB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613F01B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4931017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14:paraId="781269C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7571DE6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2C6EC64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30BA558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14:paraId="777123C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37A43DF2" w14:textId="77777777" w:rsidTr="00F748B7">
        <w:trPr>
          <w:cantSplit/>
        </w:trPr>
        <w:tc>
          <w:tcPr>
            <w:tcW w:w="722" w:type="dxa"/>
            <w:vMerge/>
            <w:tcBorders>
              <w:top w:val="single" w:sz="8" w:space="0" w:color="152935"/>
              <w:left w:val="nil"/>
              <w:bottom w:val="nil"/>
              <w:right w:val="nil"/>
            </w:tcBorders>
            <w:shd w:val="clear" w:color="auto" w:fill="E0E0E0"/>
          </w:tcPr>
          <w:p w14:paraId="2D12FEE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4CC8B9D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4B8DEDC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14:paraId="1EE7DD7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4028B0F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741ADD0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459E772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14:paraId="6B4E587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14:paraId="1465D956" w14:textId="77777777" w:rsidTr="00F748B7">
        <w:trPr>
          <w:cantSplit/>
        </w:trPr>
        <w:tc>
          <w:tcPr>
            <w:tcW w:w="722" w:type="dxa"/>
            <w:vMerge/>
            <w:tcBorders>
              <w:top w:val="single" w:sz="8" w:space="0" w:color="152935"/>
              <w:left w:val="nil"/>
              <w:bottom w:val="nil"/>
              <w:right w:val="nil"/>
            </w:tcBorders>
            <w:shd w:val="clear" w:color="auto" w:fill="E0E0E0"/>
          </w:tcPr>
          <w:p w14:paraId="32E944A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39FBAF6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0785027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14:paraId="14BC9FB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23472AE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7C46E04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4617BCC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14:paraId="17B1A07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7CAD8D98" w14:textId="77777777" w:rsidTr="00F748B7">
        <w:trPr>
          <w:cantSplit/>
        </w:trPr>
        <w:tc>
          <w:tcPr>
            <w:tcW w:w="722" w:type="dxa"/>
            <w:vMerge/>
            <w:tcBorders>
              <w:top w:val="single" w:sz="8" w:space="0" w:color="152935"/>
              <w:left w:val="nil"/>
              <w:bottom w:val="nil"/>
              <w:right w:val="nil"/>
            </w:tcBorders>
            <w:shd w:val="clear" w:color="auto" w:fill="E0E0E0"/>
          </w:tcPr>
          <w:p w14:paraId="224F857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5FC11707"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14:paraId="0D9D42B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14:paraId="6515DBF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14:paraId="12A3AED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14:paraId="2C77B62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14:paraId="0794425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14:paraId="5DC2290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14:paraId="78580372" w14:textId="77777777" w:rsidTr="00F748B7">
        <w:trPr>
          <w:cantSplit/>
        </w:trPr>
        <w:tc>
          <w:tcPr>
            <w:tcW w:w="722" w:type="dxa"/>
            <w:vMerge w:val="restart"/>
            <w:tcBorders>
              <w:top w:val="single" w:sz="8" w:space="0" w:color="AEAEAE"/>
              <w:left w:val="nil"/>
              <w:bottom w:val="single" w:sz="8" w:space="0" w:color="152935"/>
              <w:right w:val="nil"/>
            </w:tcBorders>
            <w:shd w:val="clear" w:color="auto" w:fill="E0E0E0"/>
          </w:tcPr>
          <w:p w14:paraId="291DF11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14:paraId="7CB5BB9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14:paraId="62E991D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14:paraId="358C381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5F50045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1BC497B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5FFC195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14:paraId="6565401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14:paraId="01FA16CC"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638937D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2230A7C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3FA0266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14:paraId="7DEDF2F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2C8FCF3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240E56C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55235D7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14:paraId="48C67EC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14:paraId="3E4A352E"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724951A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01CF0AD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7EE0362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14:paraId="7A8AFBD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40EB7CE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2524A7F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0A4D02C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14:paraId="477067C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14:paraId="2B491AEB"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3FE6F12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19BEAEB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4341E09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14:paraId="51513A6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343B24F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5C05E88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69B56F5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14:paraId="707DF5B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14:paraId="6A7BE8BD"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2E9A795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772D115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16FFD6B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14:paraId="6FDCA0F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7E17FAF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7903003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032CF46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14:paraId="6EA9284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14:paraId="09F33627"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2E9C989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4897A5D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7CC1E4A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14:paraId="356E83D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6BC46B3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6951882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77E1071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14:paraId="0EDB30F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14:paraId="355228A4"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52711A4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580A2B2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192544D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14:paraId="45CEBA4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26CC3AC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03F71AF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39D149B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14:paraId="2D0509B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14:paraId="7C6AFD77"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2BEDE4C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606EB84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129F692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14:paraId="089211A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66BCF42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79EEB7D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560F4D6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14:paraId="24195F5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14:paraId="5EF6B136"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2F8ACA4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14:paraId="7A7EA5A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14:paraId="67A53F9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14:paraId="498695B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14:paraId="4B29ACD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14:paraId="18D7E85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14:paraId="2DF9AC6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14:paraId="5E57878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14:paraId="0216AC21"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38F951C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14:paraId="4FC37EC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Covariances</w:t>
            </w:r>
          </w:p>
        </w:tc>
        <w:tc>
          <w:tcPr>
            <w:tcW w:w="1776" w:type="dxa"/>
            <w:tcBorders>
              <w:top w:val="single" w:sz="8" w:space="0" w:color="AEAEAE"/>
              <w:left w:val="nil"/>
              <w:bottom w:val="single" w:sz="8" w:space="0" w:color="AEAEAE"/>
              <w:right w:val="nil"/>
            </w:tcBorders>
            <w:shd w:val="clear" w:color="auto" w:fill="E0E0E0"/>
          </w:tcPr>
          <w:p w14:paraId="19E4AF8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14:paraId="752EB03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1B2A6C6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458E214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789EB96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14:paraId="7C3B180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6E303FA0"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3AD615C7"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14:paraId="420E381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368A3E5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14:paraId="7087739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176A40B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6241BD2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0F02EAC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14:paraId="7DF6553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14:paraId="313AFD67"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4C05C7B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14:paraId="14CCD68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114E173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14:paraId="7BDC5DB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5004D23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64011E1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19EBFBE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14:paraId="0D2A779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59C86FD6"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3F18239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14:paraId="1C19790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1843AA2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14:paraId="76E25F2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6569004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083BBA8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766F524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14:paraId="27B4AFC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14:paraId="6285E880"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797738F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14:paraId="6DD1157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0932AB2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14:paraId="77DC3D3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57268A6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7C99713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2598D08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14:paraId="72848F9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68CCCFA9"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4635638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14:paraId="0937CA2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3C53C03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14:paraId="7400F93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6465453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1C1C21A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7E44982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14:paraId="288DF3C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14:paraId="1F172B02"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1447681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14:paraId="127181E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2790D68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14:paraId="7A81E20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63CA596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64D58DB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6FAAFE5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14:paraId="0DEB834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14:paraId="694EAB42"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56D9AFC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14:paraId="7838A2F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14:paraId="2FD15A8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14:paraId="0D8B349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306CE07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14:paraId="5BEB1E4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65F456D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14:paraId="69B53F6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14:paraId="3A38DA98" w14:textId="77777777" w:rsidTr="00F748B7">
        <w:trPr>
          <w:cantSplit/>
        </w:trPr>
        <w:tc>
          <w:tcPr>
            <w:tcW w:w="722" w:type="dxa"/>
            <w:vMerge/>
            <w:tcBorders>
              <w:top w:val="single" w:sz="8" w:space="0" w:color="AEAEAE"/>
              <w:left w:val="nil"/>
              <w:bottom w:val="single" w:sz="8" w:space="0" w:color="152935"/>
              <w:right w:val="nil"/>
            </w:tcBorders>
            <w:shd w:val="clear" w:color="auto" w:fill="E0E0E0"/>
          </w:tcPr>
          <w:p w14:paraId="0A0CF67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14:paraId="2E57235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14:paraId="5FF4B09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14:paraId="4926F90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14:paraId="772C648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14:paraId="7D19407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14:paraId="4CCC1D7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14:paraId="4D93CD5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14:paraId="3226D335" w14:textId="77777777"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14:paraId="168177DE" w14:textId="77777777"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14:paraId="55C8B34C" w14:textId="77777777" w:rsidTr="00F748B7">
        <w:trPr>
          <w:cantSplit/>
        </w:trPr>
        <w:tc>
          <w:tcPr>
            <w:tcW w:w="9359" w:type="dxa"/>
            <w:gridSpan w:val="7"/>
            <w:tcBorders>
              <w:top w:val="nil"/>
              <w:left w:val="nil"/>
              <w:bottom w:val="nil"/>
              <w:right w:val="nil"/>
            </w:tcBorders>
            <w:shd w:val="clear" w:color="auto" w:fill="FFFFFF"/>
            <w:vAlign w:val="center"/>
          </w:tcPr>
          <w:p w14:paraId="7FE02A6E"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Coefficient Correlations</w:t>
            </w:r>
            <w:r w:rsidRPr="001318E5">
              <w:rPr>
                <w:rFonts w:ascii="Arial" w:eastAsiaTheme="minorEastAsia" w:hAnsi="Arial" w:cs="Arial"/>
                <w:b/>
                <w:bCs/>
                <w:color w:val="010205"/>
                <w:vertAlign w:val="superscript"/>
              </w:rPr>
              <w:t>a</w:t>
            </w:r>
          </w:p>
        </w:tc>
      </w:tr>
      <w:tr w:rsidR="003D2D46" w:rsidRPr="001318E5" w14:paraId="44CD69D7" w14:textId="77777777" w:rsidTr="00F748B7">
        <w:trPr>
          <w:cantSplit/>
        </w:trPr>
        <w:tc>
          <w:tcPr>
            <w:tcW w:w="4001" w:type="dxa"/>
            <w:gridSpan w:val="3"/>
            <w:tcBorders>
              <w:top w:val="nil"/>
              <w:left w:val="nil"/>
              <w:bottom w:val="single" w:sz="8" w:space="0" w:color="152935"/>
              <w:right w:val="nil"/>
            </w:tcBorders>
            <w:shd w:val="clear" w:color="auto" w:fill="FFFFFF"/>
            <w:vAlign w:val="bottom"/>
          </w:tcPr>
          <w:p w14:paraId="0F9355D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14:paraId="2250A373"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14:paraId="0A9B28CE"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14:paraId="7D7918E2"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14:paraId="29BCA331"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14:paraId="46565055" w14:textId="77777777" w:rsidTr="00F748B7">
        <w:trPr>
          <w:cantSplit/>
        </w:trPr>
        <w:tc>
          <w:tcPr>
            <w:tcW w:w="756" w:type="dxa"/>
            <w:vMerge w:val="restart"/>
            <w:tcBorders>
              <w:top w:val="single" w:sz="8" w:space="0" w:color="152935"/>
              <w:left w:val="nil"/>
              <w:bottom w:val="nil"/>
              <w:right w:val="nil"/>
            </w:tcBorders>
            <w:shd w:val="clear" w:color="auto" w:fill="E0E0E0"/>
          </w:tcPr>
          <w:p w14:paraId="17622B2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14:paraId="2C1F67E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14:paraId="4BE16A0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14:paraId="21AE2E7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323A7356"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076782BC"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14:paraId="290F2DA1"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1EC026FD" w14:textId="77777777" w:rsidTr="00F748B7">
        <w:trPr>
          <w:cantSplit/>
        </w:trPr>
        <w:tc>
          <w:tcPr>
            <w:tcW w:w="756" w:type="dxa"/>
            <w:vMerge/>
            <w:tcBorders>
              <w:top w:val="single" w:sz="8" w:space="0" w:color="152935"/>
              <w:left w:val="nil"/>
              <w:bottom w:val="nil"/>
              <w:right w:val="nil"/>
            </w:tcBorders>
            <w:shd w:val="clear" w:color="auto" w:fill="E0E0E0"/>
          </w:tcPr>
          <w:p w14:paraId="7854945B"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14:paraId="5FCC7233"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14:paraId="4145F43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14:paraId="33B65B6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5DCBF66"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0A7B579"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14:paraId="2CE9C1E5"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7AC55E80" w14:textId="77777777" w:rsidTr="00F748B7">
        <w:trPr>
          <w:cantSplit/>
        </w:trPr>
        <w:tc>
          <w:tcPr>
            <w:tcW w:w="756" w:type="dxa"/>
            <w:vMerge/>
            <w:tcBorders>
              <w:top w:val="single" w:sz="8" w:space="0" w:color="152935"/>
              <w:left w:val="nil"/>
              <w:bottom w:val="nil"/>
              <w:right w:val="nil"/>
            </w:tcBorders>
            <w:shd w:val="clear" w:color="auto" w:fill="E0E0E0"/>
          </w:tcPr>
          <w:p w14:paraId="4CA4859C"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14:paraId="5EA6995F"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14:paraId="3856BA5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14:paraId="7237538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F8B42AB"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C898CFD"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14:paraId="33F28AD8"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429C5FB4" w14:textId="77777777" w:rsidTr="00F748B7">
        <w:trPr>
          <w:cantSplit/>
        </w:trPr>
        <w:tc>
          <w:tcPr>
            <w:tcW w:w="756" w:type="dxa"/>
            <w:vMerge/>
            <w:tcBorders>
              <w:top w:val="single" w:sz="8" w:space="0" w:color="152935"/>
              <w:left w:val="nil"/>
              <w:bottom w:val="nil"/>
              <w:right w:val="nil"/>
            </w:tcBorders>
            <w:shd w:val="clear" w:color="auto" w:fill="E0E0E0"/>
          </w:tcPr>
          <w:p w14:paraId="00C75322"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14:paraId="79CCF1ED"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14:paraId="466A023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14:paraId="6BE4CE2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3C68364"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1AB74A9"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14:paraId="19A74F5D"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606B55D3" w14:textId="77777777" w:rsidTr="00F748B7">
        <w:trPr>
          <w:cantSplit/>
        </w:trPr>
        <w:tc>
          <w:tcPr>
            <w:tcW w:w="756" w:type="dxa"/>
            <w:vMerge/>
            <w:tcBorders>
              <w:top w:val="single" w:sz="8" w:space="0" w:color="152935"/>
              <w:left w:val="nil"/>
              <w:bottom w:val="nil"/>
              <w:right w:val="nil"/>
            </w:tcBorders>
            <w:shd w:val="clear" w:color="auto" w:fill="E0E0E0"/>
          </w:tcPr>
          <w:p w14:paraId="041049B8"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14:paraId="7FE8DCB3"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14:paraId="2367BC76"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14:paraId="5DB5B10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E55B2FD"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58C04C08"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14:paraId="6431AA9E"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70C76A06" w14:textId="77777777" w:rsidTr="00F748B7">
        <w:trPr>
          <w:cantSplit/>
        </w:trPr>
        <w:tc>
          <w:tcPr>
            <w:tcW w:w="756" w:type="dxa"/>
            <w:vMerge/>
            <w:tcBorders>
              <w:top w:val="single" w:sz="8" w:space="0" w:color="152935"/>
              <w:left w:val="nil"/>
              <w:bottom w:val="nil"/>
              <w:right w:val="nil"/>
            </w:tcBorders>
            <w:shd w:val="clear" w:color="auto" w:fill="E0E0E0"/>
          </w:tcPr>
          <w:p w14:paraId="10C8651C"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14:paraId="72DB9466"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14:paraId="6CD8F3D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14:paraId="5A0FFA7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14:paraId="320976D6"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14:paraId="3020B906"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14:paraId="7266E761"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10A751E6" w14:textId="77777777" w:rsidTr="00F748B7">
        <w:trPr>
          <w:cantSplit/>
        </w:trPr>
        <w:tc>
          <w:tcPr>
            <w:tcW w:w="756" w:type="dxa"/>
            <w:vMerge/>
            <w:tcBorders>
              <w:top w:val="single" w:sz="8" w:space="0" w:color="152935"/>
              <w:left w:val="nil"/>
              <w:bottom w:val="nil"/>
              <w:right w:val="nil"/>
            </w:tcBorders>
            <w:shd w:val="clear" w:color="auto" w:fill="E0E0E0"/>
          </w:tcPr>
          <w:p w14:paraId="2D3B56B3"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14:paraId="5879E7D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Covariances</w:t>
            </w:r>
          </w:p>
        </w:tc>
        <w:tc>
          <w:tcPr>
            <w:tcW w:w="1859" w:type="dxa"/>
            <w:tcBorders>
              <w:top w:val="single" w:sz="8" w:space="0" w:color="AEAEAE"/>
              <w:left w:val="nil"/>
              <w:bottom w:val="single" w:sz="8" w:space="0" w:color="AEAEAE"/>
              <w:right w:val="nil"/>
            </w:tcBorders>
            <w:shd w:val="clear" w:color="auto" w:fill="E0E0E0"/>
          </w:tcPr>
          <w:p w14:paraId="57C11D7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14:paraId="26954F8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919B9D3"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AFAB92D"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14:paraId="7F9EF844"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3319B2B3" w14:textId="77777777" w:rsidTr="00F748B7">
        <w:trPr>
          <w:cantSplit/>
        </w:trPr>
        <w:tc>
          <w:tcPr>
            <w:tcW w:w="756" w:type="dxa"/>
            <w:vMerge/>
            <w:tcBorders>
              <w:top w:val="single" w:sz="8" w:space="0" w:color="152935"/>
              <w:left w:val="nil"/>
              <w:bottom w:val="nil"/>
              <w:right w:val="nil"/>
            </w:tcBorders>
            <w:shd w:val="clear" w:color="auto" w:fill="E0E0E0"/>
          </w:tcPr>
          <w:p w14:paraId="7DFDAE81"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14:paraId="081C95C9"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14:paraId="4BAAEA8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14:paraId="76F3305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A91DBB5"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8A69CD2"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14:paraId="2ADB1DF9"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4F67BBD2" w14:textId="77777777" w:rsidTr="00F748B7">
        <w:trPr>
          <w:cantSplit/>
        </w:trPr>
        <w:tc>
          <w:tcPr>
            <w:tcW w:w="756" w:type="dxa"/>
            <w:vMerge/>
            <w:tcBorders>
              <w:top w:val="single" w:sz="8" w:space="0" w:color="152935"/>
              <w:left w:val="nil"/>
              <w:bottom w:val="nil"/>
              <w:right w:val="nil"/>
            </w:tcBorders>
            <w:shd w:val="clear" w:color="auto" w:fill="E0E0E0"/>
          </w:tcPr>
          <w:p w14:paraId="7BE93D50"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14:paraId="3DE2206C"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14:paraId="27029A8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14:paraId="29EF68A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08F1500"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C2599A2"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14:paraId="7983C69F"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26A6AAF6" w14:textId="77777777" w:rsidTr="00F748B7">
        <w:trPr>
          <w:cantSplit/>
        </w:trPr>
        <w:tc>
          <w:tcPr>
            <w:tcW w:w="756" w:type="dxa"/>
            <w:vMerge/>
            <w:tcBorders>
              <w:top w:val="single" w:sz="8" w:space="0" w:color="152935"/>
              <w:left w:val="nil"/>
              <w:bottom w:val="nil"/>
              <w:right w:val="nil"/>
            </w:tcBorders>
            <w:shd w:val="clear" w:color="auto" w:fill="E0E0E0"/>
          </w:tcPr>
          <w:p w14:paraId="599D3D15"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14:paraId="003D27A6"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14:paraId="4526B6B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14:paraId="793B5E4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59D6219"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1C946DA"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14:paraId="11AFF715"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12D579BF" w14:textId="77777777" w:rsidTr="00F748B7">
        <w:trPr>
          <w:cantSplit/>
        </w:trPr>
        <w:tc>
          <w:tcPr>
            <w:tcW w:w="756" w:type="dxa"/>
            <w:vMerge/>
            <w:tcBorders>
              <w:top w:val="single" w:sz="8" w:space="0" w:color="152935"/>
              <w:left w:val="nil"/>
              <w:bottom w:val="nil"/>
              <w:right w:val="nil"/>
            </w:tcBorders>
            <w:shd w:val="clear" w:color="auto" w:fill="E0E0E0"/>
          </w:tcPr>
          <w:p w14:paraId="62F95A09"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14:paraId="12FFEDBA"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14:paraId="7F4FC5F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14:paraId="326AAD4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1869C77"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42D5DFD"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14:paraId="3B7BAE2B"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6A380A33" w14:textId="77777777" w:rsidTr="00F748B7">
        <w:trPr>
          <w:cantSplit/>
        </w:trPr>
        <w:tc>
          <w:tcPr>
            <w:tcW w:w="756" w:type="dxa"/>
            <w:vMerge/>
            <w:tcBorders>
              <w:top w:val="single" w:sz="8" w:space="0" w:color="152935"/>
              <w:left w:val="nil"/>
              <w:bottom w:val="nil"/>
              <w:right w:val="nil"/>
            </w:tcBorders>
            <w:shd w:val="clear" w:color="auto" w:fill="E0E0E0"/>
          </w:tcPr>
          <w:p w14:paraId="22AC4ADD"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14:paraId="46C0B5C9"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14:paraId="6A0AAE0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14:paraId="36C2D30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14:paraId="6B268BE2"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14:paraId="40D13CDC"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14:paraId="3618A328"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46703D9B" w14:textId="77777777" w:rsidTr="00F748B7">
        <w:trPr>
          <w:cantSplit/>
        </w:trPr>
        <w:tc>
          <w:tcPr>
            <w:tcW w:w="756" w:type="dxa"/>
            <w:vMerge w:val="restart"/>
            <w:tcBorders>
              <w:top w:val="single" w:sz="8" w:space="0" w:color="AEAEAE"/>
              <w:left w:val="nil"/>
              <w:bottom w:val="single" w:sz="8" w:space="0" w:color="152935"/>
              <w:right w:val="nil"/>
            </w:tcBorders>
            <w:shd w:val="clear" w:color="auto" w:fill="E0E0E0"/>
          </w:tcPr>
          <w:p w14:paraId="02EC2A1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14:paraId="3918370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14:paraId="7103227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14:paraId="204E1EC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700063C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5A00CA2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14:paraId="6B58BDA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14:paraId="702FCF58"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5AF8350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14:paraId="7F183A7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5F86F18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14:paraId="56EC478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418088B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7B0AA92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14:paraId="6309207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14:paraId="3D9537D8"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753259CD"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14:paraId="27AC10F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0F13F1E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14:paraId="0B3415C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6833DAC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285D686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14:paraId="227A016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14:paraId="48D5251D"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208C285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14:paraId="3BF5824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5492C4D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14:paraId="1D97368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4D14275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193550C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14:paraId="2D69A46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14:paraId="048C730E"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33FDA2A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14:paraId="2454ACD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5F77905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14:paraId="08E94A7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78D9E66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5A6817D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14:paraId="66667B1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14:paraId="35ADE84A"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1B2689D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14:paraId="30821DC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0ABDF32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14:paraId="3425E30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2C84594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6C62577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14:paraId="13C2DD3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14:paraId="69450DE0"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6BB5402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14:paraId="236A761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46409E6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14:paraId="3808C32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4333C02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335F843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14:paraId="726008F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14:paraId="5CEE7026"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193226E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14:paraId="340B9EF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3CDF7B1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14:paraId="64832FF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17D449E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4623488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14:paraId="52A3472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14:paraId="4624B061"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425143B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14:paraId="42A06CA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14:paraId="1F74DE9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14:paraId="618D23B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14:paraId="7EA03F4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14:paraId="64A792A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14:paraId="0BB1FC3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14:paraId="601F317F"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088F452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14:paraId="7B5C4FF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Covariances</w:t>
            </w:r>
          </w:p>
        </w:tc>
        <w:tc>
          <w:tcPr>
            <w:tcW w:w="1859" w:type="dxa"/>
            <w:tcBorders>
              <w:top w:val="single" w:sz="8" w:space="0" w:color="AEAEAE"/>
              <w:left w:val="nil"/>
              <w:bottom w:val="single" w:sz="8" w:space="0" w:color="AEAEAE"/>
              <w:right w:val="nil"/>
            </w:tcBorders>
            <w:shd w:val="clear" w:color="auto" w:fill="E0E0E0"/>
          </w:tcPr>
          <w:p w14:paraId="1F759BE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14:paraId="7DEB355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436A934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6AA05BF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14:paraId="24F4D86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14:paraId="1548FC49"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27BAD0E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14:paraId="44EDA3E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6BB5E1A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14:paraId="3B9DE25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3300D90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4292CEF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14:paraId="1519AE8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14:paraId="3A3A01A3"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2C033970"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14:paraId="12BF4B0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4FAD9D5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14:paraId="5278DD2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01C8176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7435964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14:paraId="46D37B9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14:paraId="1D2D82FE"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5E5DAE9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14:paraId="4B00CC8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78B3047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14:paraId="06BE8C7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571F7F3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6E60D7A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14:paraId="143DAD4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14:paraId="64329B87"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760709F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14:paraId="07160B5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73BDF4E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14:paraId="5968214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0AD1437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1916C9B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14:paraId="1A45008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14:paraId="57D3A941"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04856B6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14:paraId="0D7519D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606D306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14:paraId="57E6134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307EE91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0FC187E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14:paraId="0E8678C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14:paraId="313380B6"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6E11095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14:paraId="1EA0299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01678D4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14:paraId="7CA46C7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4AE29CA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72A07C5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14:paraId="11CE44D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14:paraId="3E73046D"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1FDD9E1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14:paraId="14066EE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14:paraId="55D9ADF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14:paraId="1AF3EE5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14:paraId="1B0A707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14:paraId="7A8A6E2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14:paraId="2BB0F35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14:paraId="35261B5F" w14:textId="77777777" w:rsidTr="00F748B7">
        <w:trPr>
          <w:cantSplit/>
        </w:trPr>
        <w:tc>
          <w:tcPr>
            <w:tcW w:w="756" w:type="dxa"/>
            <w:vMerge/>
            <w:tcBorders>
              <w:top w:val="single" w:sz="8" w:space="0" w:color="AEAEAE"/>
              <w:left w:val="nil"/>
              <w:bottom w:val="single" w:sz="8" w:space="0" w:color="152935"/>
              <w:right w:val="nil"/>
            </w:tcBorders>
            <w:shd w:val="clear" w:color="auto" w:fill="E0E0E0"/>
          </w:tcPr>
          <w:p w14:paraId="5D7DA48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14:paraId="381EEF6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14:paraId="15D3C42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14:paraId="78199FD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14:paraId="0A156BA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14:paraId="72D06F7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14:paraId="4150003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14:paraId="11F4E4FB"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14:paraId="75360115" w14:textId="77777777" w:rsidTr="00F748B7">
        <w:trPr>
          <w:cantSplit/>
        </w:trPr>
        <w:tc>
          <w:tcPr>
            <w:tcW w:w="9359" w:type="dxa"/>
            <w:tcBorders>
              <w:top w:val="nil"/>
              <w:left w:val="nil"/>
              <w:bottom w:val="nil"/>
              <w:right w:val="nil"/>
            </w:tcBorders>
            <w:shd w:val="clear" w:color="auto" w:fill="FFFFFF"/>
          </w:tcPr>
          <w:p w14:paraId="7B01200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Dependent Variable: logCRECEIVE</w:t>
            </w:r>
          </w:p>
        </w:tc>
      </w:tr>
    </w:tbl>
    <w:p w14:paraId="33D47558"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14:paraId="28B1F2AA" w14:textId="77777777" w:rsidTr="008C1864">
        <w:trPr>
          <w:cantSplit/>
        </w:trPr>
        <w:tc>
          <w:tcPr>
            <w:tcW w:w="9193" w:type="dxa"/>
            <w:gridSpan w:val="8"/>
            <w:tcBorders>
              <w:top w:val="nil"/>
              <w:left w:val="nil"/>
              <w:bottom w:val="nil"/>
              <w:right w:val="nil"/>
            </w:tcBorders>
            <w:shd w:val="clear" w:color="auto" w:fill="FFFFFF"/>
            <w:vAlign w:val="center"/>
          </w:tcPr>
          <w:p w14:paraId="78A68E67"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Collinearity Diagnostics</w:t>
            </w:r>
            <w:r w:rsidRPr="001318E5">
              <w:rPr>
                <w:rFonts w:ascii="Arial" w:eastAsiaTheme="minorEastAsia" w:hAnsi="Arial" w:cs="Arial"/>
                <w:b/>
                <w:bCs/>
                <w:color w:val="010205"/>
                <w:vertAlign w:val="superscript"/>
              </w:rPr>
              <w:t>a</w:t>
            </w:r>
          </w:p>
        </w:tc>
      </w:tr>
      <w:tr w:rsidR="003D2D46" w:rsidRPr="001318E5" w14:paraId="56AC6382" w14:textId="77777777" w:rsidTr="008C1864">
        <w:trPr>
          <w:cantSplit/>
        </w:trPr>
        <w:tc>
          <w:tcPr>
            <w:tcW w:w="804" w:type="dxa"/>
            <w:vMerge w:val="restart"/>
            <w:tcBorders>
              <w:top w:val="nil"/>
              <w:left w:val="nil"/>
              <w:bottom w:val="nil"/>
              <w:right w:val="nil"/>
            </w:tcBorders>
            <w:shd w:val="clear" w:color="auto" w:fill="FFFFFF"/>
            <w:vAlign w:val="bottom"/>
          </w:tcPr>
          <w:p w14:paraId="4DB7374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14:paraId="08D1731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14:paraId="663A202F"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14:paraId="5EF1A68E"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14:paraId="778F7C9C"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14:paraId="0D61B521" w14:textId="77777777" w:rsidTr="008C1864">
        <w:trPr>
          <w:cantSplit/>
        </w:trPr>
        <w:tc>
          <w:tcPr>
            <w:tcW w:w="804" w:type="dxa"/>
            <w:vMerge/>
            <w:tcBorders>
              <w:top w:val="nil"/>
              <w:left w:val="nil"/>
              <w:bottom w:val="nil"/>
              <w:right w:val="nil"/>
            </w:tcBorders>
            <w:shd w:val="clear" w:color="auto" w:fill="FFFFFF"/>
            <w:vAlign w:val="bottom"/>
          </w:tcPr>
          <w:p w14:paraId="2E724F5D"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14:paraId="725B742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14:paraId="3984066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14:paraId="18F6C8E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14:paraId="4E8723AF"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3170C685"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4E7C9CE7"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14:paraId="1D9C39CA"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14:paraId="1BF0D386" w14:textId="77777777" w:rsidTr="008C1864">
        <w:trPr>
          <w:cantSplit/>
        </w:trPr>
        <w:tc>
          <w:tcPr>
            <w:tcW w:w="804" w:type="dxa"/>
            <w:vMerge w:val="restart"/>
            <w:tcBorders>
              <w:top w:val="single" w:sz="8" w:space="0" w:color="152935"/>
              <w:left w:val="nil"/>
              <w:bottom w:val="nil"/>
              <w:right w:val="nil"/>
            </w:tcBorders>
            <w:shd w:val="clear" w:color="auto" w:fill="E0E0E0"/>
          </w:tcPr>
          <w:p w14:paraId="786E760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14:paraId="40B39A0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14:paraId="4527E4B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14:paraId="267E1DD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14:paraId="4F4BA76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14:paraId="2461321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14:paraId="3FCC88B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14:paraId="24A653F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14:paraId="65BD98A3" w14:textId="77777777" w:rsidTr="008C1864">
        <w:trPr>
          <w:cantSplit/>
        </w:trPr>
        <w:tc>
          <w:tcPr>
            <w:tcW w:w="804" w:type="dxa"/>
            <w:vMerge/>
            <w:tcBorders>
              <w:top w:val="single" w:sz="8" w:space="0" w:color="152935"/>
              <w:left w:val="nil"/>
              <w:bottom w:val="nil"/>
              <w:right w:val="nil"/>
            </w:tcBorders>
            <w:shd w:val="clear" w:color="auto" w:fill="E0E0E0"/>
          </w:tcPr>
          <w:p w14:paraId="00EF8184"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7F48638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14:paraId="171EB27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0FB2749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4C2FEFD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6610F84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411883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14:paraId="1FA3B0A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14:paraId="627DBDF9" w14:textId="77777777" w:rsidTr="008C1864">
        <w:trPr>
          <w:cantSplit/>
        </w:trPr>
        <w:tc>
          <w:tcPr>
            <w:tcW w:w="804" w:type="dxa"/>
            <w:vMerge/>
            <w:tcBorders>
              <w:top w:val="single" w:sz="8" w:space="0" w:color="152935"/>
              <w:left w:val="nil"/>
              <w:bottom w:val="nil"/>
              <w:right w:val="nil"/>
            </w:tcBorders>
            <w:shd w:val="clear" w:color="auto" w:fill="E0E0E0"/>
          </w:tcPr>
          <w:p w14:paraId="3595A37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48AD0EE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14:paraId="3221ABB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50C5E96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5398887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1DB7E18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2529BA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14:paraId="262B342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14:paraId="6D07C185" w14:textId="77777777" w:rsidTr="008C1864">
        <w:trPr>
          <w:cantSplit/>
        </w:trPr>
        <w:tc>
          <w:tcPr>
            <w:tcW w:w="804" w:type="dxa"/>
            <w:vMerge/>
            <w:tcBorders>
              <w:top w:val="single" w:sz="8" w:space="0" w:color="152935"/>
              <w:left w:val="nil"/>
              <w:bottom w:val="nil"/>
              <w:right w:val="nil"/>
            </w:tcBorders>
            <w:shd w:val="clear" w:color="auto" w:fill="E0E0E0"/>
          </w:tcPr>
          <w:p w14:paraId="0CEDDD91"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1C59AA9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14:paraId="36F13A9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5F60A7D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1A14A54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2516308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5F513FD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14:paraId="4B0A811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14:paraId="074BA19A" w14:textId="77777777" w:rsidTr="008C1864">
        <w:trPr>
          <w:cantSplit/>
        </w:trPr>
        <w:tc>
          <w:tcPr>
            <w:tcW w:w="804" w:type="dxa"/>
            <w:vMerge/>
            <w:tcBorders>
              <w:top w:val="single" w:sz="8" w:space="0" w:color="152935"/>
              <w:left w:val="nil"/>
              <w:bottom w:val="nil"/>
              <w:right w:val="nil"/>
            </w:tcBorders>
            <w:shd w:val="clear" w:color="auto" w:fill="E0E0E0"/>
          </w:tcPr>
          <w:p w14:paraId="5D980DE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2D5ABAE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14:paraId="0CC1E5A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0594CD9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389F754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58637F8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7C1F801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14:paraId="5F81880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14:paraId="4833ED4B" w14:textId="77777777" w:rsidTr="008C1864">
        <w:trPr>
          <w:cantSplit/>
        </w:trPr>
        <w:tc>
          <w:tcPr>
            <w:tcW w:w="804" w:type="dxa"/>
            <w:vMerge/>
            <w:tcBorders>
              <w:top w:val="single" w:sz="8" w:space="0" w:color="152935"/>
              <w:left w:val="nil"/>
              <w:bottom w:val="nil"/>
              <w:right w:val="nil"/>
            </w:tcBorders>
            <w:shd w:val="clear" w:color="auto" w:fill="E0E0E0"/>
          </w:tcPr>
          <w:p w14:paraId="7B83417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757499F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14:paraId="1542E00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419899B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164F193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738825B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491C585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14:paraId="5F75E08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14:paraId="169E06F6" w14:textId="77777777" w:rsidTr="008C1864">
        <w:trPr>
          <w:cantSplit/>
        </w:trPr>
        <w:tc>
          <w:tcPr>
            <w:tcW w:w="804" w:type="dxa"/>
            <w:vMerge/>
            <w:tcBorders>
              <w:top w:val="single" w:sz="8" w:space="0" w:color="152935"/>
              <w:left w:val="nil"/>
              <w:bottom w:val="nil"/>
              <w:right w:val="nil"/>
            </w:tcBorders>
            <w:shd w:val="clear" w:color="auto" w:fill="E0E0E0"/>
          </w:tcPr>
          <w:p w14:paraId="0B2323F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14:paraId="5E26E29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14:paraId="14D089D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14:paraId="1F459B2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14:paraId="4C5F20E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14:paraId="787D4A8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14:paraId="79A1015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14:paraId="30BE7BB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14:paraId="232F7111" w14:textId="77777777" w:rsidTr="008C1864">
        <w:trPr>
          <w:cantSplit/>
        </w:trPr>
        <w:tc>
          <w:tcPr>
            <w:tcW w:w="804" w:type="dxa"/>
            <w:vMerge w:val="restart"/>
            <w:tcBorders>
              <w:top w:val="single" w:sz="8" w:space="0" w:color="AEAEAE"/>
              <w:left w:val="nil"/>
              <w:bottom w:val="single" w:sz="8" w:space="0" w:color="152935"/>
              <w:right w:val="nil"/>
            </w:tcBorders>
            <w:shd w:val="clear" w:color="auto" w:fill="E0E0E0"/>
          </w:tcPr>
          <w:p w14:paraId="477DC42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14:paraId="3EDB4CF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14:paraId="7E243AB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4EECF43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7361C05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081BB13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2969E05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14:paraId="5DD0829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14:paraId="21F1E2CD" w14:textId="77777777" w:rsidTr="008C1864">
        <w:trPr>
          <w:cantSplit/>
        </w:trPr>
        <w:tc>
          <w:tcPr>
            <w:tcW w:w="804" w:type="dxa"/>
            <w:vMerge/>
            <w:tcBorders>
              <w:top w:val="single" w:sz="8" w:space="0" w:color="AEAEAE"/>
              <w:left w:val="nil"/>
              <w:bottom w:val="single" w:sz="8" w:space="0" w:color="152935"/>
              <w:right w:val="nil"/>
            </w:tcBorders>
            <w:shd w:val="clear" w:color="auto" w:fill="E0E0E0"/>
          </w:tcPr>
          <w:p w14:paraId="6E115D3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2B31B7C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14:paraId="2D6370E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5AEF4F8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29CB6A7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7BC0A22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2818EE0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14:paraId="5F718B1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14:paraId="373B260C" w14:textId="77777777" w:rsidTr="008C1864">
        <w:trPr>
          <w:cantSplit/>
        </w:trPr>
        <w:tc>
          <w:tcPr>
            <w:tcW w:w="804" w:type="dxa"/>
            <w:vMerge/>
            <w:tcBorders>
              <w:top w:val="single" w:sz="8" w:space="0" w:color="AEAEAE"/>
              <w:left w:val="nil"/>
              <w:bottom w:val="single" w:sz="8" w:space="0" w:color="152935"/>
              <w:right w:val="nil"/>
            </w:tcBorders>
            <w:shd w:val="clear" w:color="auto" w:fill="E0E0E0"/>
          </w:tcPr>
          <w:p w14:paraId="5796861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44A34CB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14:paraId="47C1F37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76A551C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3F3E1DD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4D0AF0D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7C6ED2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14:paraId="6584EB1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14:paraId="563C8631" w14:textId="77777777" w:rsidTr="008C1864">
        <w:trPr>
          <w:cantSplit/>
        </w:trPr>
        <w:tc>
          <w:tcPr>
            <w:tcW w:w="804" w:type="dxa"/>
            <w:vMerge/>
            <w:tcBorders>
              <w:top w:val="single" w:sz="8" w:space="0" w:color="AEAEAE"/>
              <w:left w:val="nil"/>
              <w:bottom w:val="single" w:sz="8" w:space="0" w:color="152935"/>
              <w:right w:val="nil"/>
            </w:tcBorders>
            <w:shd w:val="clear" w:color="auto" w:fill="E0E0E0"/>
          </w:tcPr>
          <w:p w14:paraId="732F74A5"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7E9AD96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14:paraId="1593EB4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66B539E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517A9D6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67F5F78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6226A25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14:paraId="7F2F577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14:paraId="66DA03DD" w14:textId="77777777" w:rsidTr="008C1864">
        <w:trPr>
          <w:cantSplit/>
        </w:trPr>
        <w:tc>
          <w:tcPr>
            <w:tcW w:w="804" w:type="dxa"/>
            <w:vMerge/>
            <w:tcBorders>
              <w:top w:val="single" w:sz="8" w:space="0" w:color="AEAEAE"/>
              <w:left w:val="nil"/>
              <w:bottom w:val="single" w:sz="8" w:space="0" w:color="152935"/>
              <w:right w:val="nil"/>
            </w:tcBorders>
            <w:shd w:val="clear" w:color="auto" w:fill="E0E0E0"/>
          </w:tcPr>
          <w:p w14:paraId="6AF4E4BC"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4FF7DF7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14:paraId="7344595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2024C75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3DFFE89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1D8B959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0EF7AC4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14:paraId="4E9936D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14:paraId="6F65824C" w14:textId="77777777" w:rsidTr="008C1864">
        <w:trPr>
          <w:cantSplit/>
        </w:trPr>
        <w:tc>
          <w:tcPr>
            <w:tcW w:w="804" w:type="dxa"/>
            <w:vMerge/>
            <w:tcBorders>
              <w:top w:val="single" w:sz="8" w:space="0" w:color="AEAEAE"/>
              <w:left w:val="nil"/>
              <w:bottom w:val="single" w:sz="8" w:space="0" w:color="152935"/>
              <w:right w:val="nil"/>
            </w:tcBorders>
            <w:shd w:val="clear" w:color="auto" w:fill="E0E0E0"/>
          </w:tcPr>
          <w:p w14:paraId="54D317BD"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4142A16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14:paraId="34379E6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54C58E8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39FA474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518C83D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16ABD42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14:paraId="58F5F93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14:paraId="71635D1A" w14:textId="77777777" w:rsidTr="008C1864">
        <w:trPr>
          <w:cantSplit/>
        </w:trPr>
        <w:tc>
          <w:tcPr>
            <w:tcW w:w="804" w:type="dxa"/>
            <w:vMerge/>
            <w:tcBorders>
              <w:top w:val="single" w:sz="8" w:space="0" w:color="AEAEAE"/>
              <w:left w:val="nil"/>
              <w:bottom w:val="single" w:sz="8" w:space="0" w:color="152935"/>
              <w:right w:val="nil"/>
            </w:tcBorders>
            <w:shd w:val="clear" w:color="auto" w:fill="E0E0E0"/>
          </w:tcPr>
          <w:p w14:paraId="244491F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75A0DAB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14:paraId="36F48A5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5E6BBA8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65DF396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FAA5AB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05671C1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14:paraId="5FAC55C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14:paraId="2F1E4609" w14:textId="77777777" w:rsidTr="008C1864">
        <w:trPr>
          <w:cantSplit/>
        </w:trPr>
        <w:tc>
          <w:tcPr>
            <w:tcW w:w="804" w:type="dxa"/>
            <w:vMerge/>
            <w:tcBorders>
              <w:top w:val="single" w:sz="8" w:space="0" w:color="AEAEAE"/>
              <w:left w:val="nil"/>
              <w:bottom w:val="single" w:sz="8" w:space="0" w:color="152935"/>
              <w:right w:val="nil"/>
            </w:tcBorders>
            <w:shd w:val="clear" w:color="auto" w:fill="E0E0E0"/>
          </w:tcPr>
          <w:p w14:paraId="0BF795ED"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343F52B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14:paraId="7C559B2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7B2E5BD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3C855EB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639004D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2717D02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14:paraId="57994CA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14:paraId="21D2A288" w14:textId="77777777" w:rsidTr="008C1864">
        <w:trPr>
          <w:cantSplit/>
        </w:trPr>
        <w:tc>
          <w:tcPr>
            <w:tcW w:w="804" w:type="dxa"/>
            <w:vMerge/>
            <w:tcBorders>
              <w:top w:val="single" w:sz="8" w:space="0" w:color="AEAEAE"/>
              <w:left w:val="nil"/>
              <w:bottom w:val="single" w:sz="8" w:space="0" w:color="152935"/>
              <w:right w:val="nil"/>
            </w:tcBorders>
            <w:shd w:val="clear" w:color="auto" w:fill="E0E0E0"/>
          </w:tcPr>
          <w:p w14:paraId="377196E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14:paraId="1BB7926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14:paraId="6C7976B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0ACCA59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67F8B05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4A9320A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09586EF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14:paraId="20A62B2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14:paraId="26A417E7" w14:textId="77777777" w:rsidTr="008C1864">
        <w:trPr>
          <w:cantSplit/>
        </w:trPr>
        <w:tc>
          <w:tcPr>
            <w:tcW w:w="804" w:type="dxa"/>
            <w:vMerge/>
            <w:tcBorders>
              <w:top w:val="single" w:sz="8" w:space="0" w:color="AEAEAE"/>
              <w:left w:val="nil"/>
              <w:bottom w:val="single" w:sz="8" w:space="0" w:color="152935"/>
              <w:right w:val="nil"/>
            </w:tcBorders>
            <w:shd w:val="clear" w:color="auto" w:fill="E0E0E0"/>
          </w:tcPr>
          <w:p w14:paraId="28B1FEB2"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14:paraId="4F84AA7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14:paraId="2F8D3D4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14:paraId="587390C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14:paraId="6486C61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14:paraId="2169397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14:paraId="5CCF5CE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14:paraId="1A2C0AB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14:paraId="0035B158"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14:paraId="26C1C5F6" w14:textId="77777777" w:rsidTr="00F748B7">
        <w:trPr>
          <w:cantSplit/>
        </w:trPr>
        <w:tc>
          <w:tcPr>
            <w:tcW w:w="9357" w:type="dxa"/>
            <w:gridSpan w:val="8"/>
            <w:tcBorders>
              <w:top w:val="nil"/>
              <w:left w:val="nil"/>
              <w:bottom w:val="nil"/>
              <w:right w:val="nil"/>
            </w:tcBorders>
            <w:shd w:val="clear" w:color="auto" w:fill="FFFFFF"/>
            <w:vAlign w:val="center"/>
          </w:tcPr>
          <w:p w14:paraId="26E127D4"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Collinearity Diagnostics</w:t>
            </w:r>
            <w:r w:rsidRPr="001318E5">
              <w:rPr>
                <w:rFonts w:ascii="Arial" w:eastAsiaTheme="minorEastAsia" w:hAnsi="Arial" w:cs="Arial"/>
                <w:b/>
                <w:bCs/>
                <w:color w:val="010205"/>
                <w:vertAlign w:val="superscript"/>
              </w:rPr>
              <w:t>a</w:t>
            </w:r>
          </w:p>
        </w:tc>
      </w:tr>
      <w:tr w:rsidR="003D2D46" w:rsidRPr="001318E5" w14:paraId="0E347F1C" w14:textId="77777777" w:rsidTr="00F748B7">
        <w:trPr>
          <w:cantSplit/>
        </w:trPr>
        <w:tc>
          <w:tcPr>
            <w:tcW w:w="795" w:type="dxa"/>
            <w:vMerge w:val="restart"/>
            <w:tcBorders>
              <w:top w:val="nil"/>
              <w:left w:val="nil"/>
              <w:bottom w:val="nil"/>
              <w:right w:val="nil"/>
            </w:tcBorders>
            <w:shd w:val="clear" w:color="auto" w:fill="FFFFFF"/>
            <w:vAlign w:val="bottom"/>
          </w:tcPr>
          <w:p w14:paraId="72D43D5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14:paraId="53421DA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14:paraId="2A79656B"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14:paraId="5440B196" w14:textId="77777777" w:rsidTr="00F748B7">
        <w:trPr>
          <w:cantSplit/>
        </w:trPr>
        <w:tc>
          <w:tcPr>
            <w:tcW w:w="795" w:type="dxa"/>
            <w:vMerge/>
            <w:tcBorders>
              <w:top w:val="nil"/>
              <w:left w:val="nil"/>
              <w:bottom w:val="nil"/>
              <w:right w:val="nil"/>
            </w:tcBorders>
            <w:shd w:val="clear" w:color="auto" w:fill="FFFFFF"/>
            <w:vAlign w:val="bottom"/>
          </w:tcPr>
          <w:p w14:paraId="0EFD025B"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14:paraId="1B5024D8"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14:paraId="6CA22664"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14:paraId="23A7C5D0"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14:paraId="765C7D3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14:paraId="553CEA8B"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14:paraId="1CFEB3A2"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14:paraId="723E1F3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14:paraId="1A99318A" w14:textId="77777777" w:rsidTr="00F748B7">
        <w:trPr>
          <w:cantSplit/>
        </w:trPr>
        <w:tc>
          <w:tcPr>
            <w:tcW w:w="795" w:type="dxa"/>
            <w:vMerge w:val="restart"/>
            <w:tcBorders>
              <w:top w:val="single" w:sz="8" w:space="0" w:color="152935"/>
              <w:left w:val="nil"/>
              <w:bottom w:val="nil"/>
              <w:right w:val="nil"/>
            </w:tcBorders>
            <w:shd w:val="clear" w:color="auto" w:fill="E0E0E0"/>
          </w:tcPr>
          <w:p w14:paraId="50E9A64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14:paraId="2E9CC30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14:paraId="4EF2466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14:paraId="3F8377A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14:paraId="3191BE7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3F43FC86"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2E3B63BE"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14:paraId="376E394E"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512F7033" w14:textId="77777777" w:rsidTr="00F748B7">
        <w:trPr>
          <w:cantSplit/>
        </w:trPr>
        <w:tc>
          <w:tcPr>
            <w:tcW w:w="795" w:type="dxa"/>
            <w:vMerge/>
            <w:tcBorders>
              <w:top w:val="single" w:sz="8" w:space="0" w:color="152935"/>
              <w:left w:val="nil"/>
              <w:bottom w:val="nil"/>
              <w:right w:val="nil"/>
            </w:tcBorders>
            <w:shd w:val="clear" w:color="auto" w:fill="E0E0E0"/>
          </w:tcPr>
          <w:p w14:paraId="020E4A90"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14:paraId="794F181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14:paraId="6A5C9A9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7DA2F75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6FF844D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2768DDB"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92CCD9F"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14:paraId="06D9160C"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3A864B85" w14:textId="77777777" w:rsidTr="00F748B7">
        <w:trPr>
          <w:cantSplit/>
        </w:trPr>
        <w:tc>
          <w:tcPr>
            <w:tcW w:w="795" w:type="dxa"/>
            <w:vMerge/>
            <w:tcBorders>
              <w:top w:val="single" w:sz="8" w:space="0" w:color="152935"/>
              <w:left w:val="nil"/>
              <w:bottom w:val="nil"/>
              <w:right w:val="nil"/>
            </w:tcBorders>
            <w:shd w:val="clear" w:color="auto" w:fill="E0E0E0"/>
          </w:tcPr>
          <w:p w14:paraId="23F023F4"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14:paraId="4EA00FC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14:paraId="6D8ADBE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0322074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4B7D0B3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72475E9"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CCC1AD9"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14:paraId="6D2EE14D"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29CCE6E4" w14:textId="77777777" w:rsidTr="00F748B7">
        <w:trPr>
          <w:cantSplit/>
        </w:trPr>
        <w:tc>
          <w:tcPr>
            <w:tcW w:w="795" w:type="dxa"/>
            <w:vMerge/>
            <w:tcBorders>
              <w:top w:val="single" w:sz="8" w:space="0" w:color="152935"/>
              <w:left w:val="nil"/>
              <w:bottom w:val="nil"/>
              <w:right w:val="nil"/>
            </w:tcBorders>
            <w:shd w:val="clear" w:color="auto" w:fill="E0E0E0"/>
          </w:tcPr>
          <w:p w14:paraId="4D0C1398"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14:paraId="635885BC"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14:paraId="560F5D2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2674A10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6352E59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E3F5780"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5F0CD4CA"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14:paraId="0A4C3D00"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7CD71D7F" w14:textId="77777777" w:rsidTr="00F748B7">
        <w:trPr>
          <w:cantSplit/>
        </w:trPr>
        <w:tc>
          <w:tcPr>
            <w:tcW w:w="795" w:type="dxa"/>
            <w:vMerge/>
            <w:tcBorders>
              <w:top w:val="single" w:sz="8" w:space="0" w:color="152935"/>
              <w:left w:val="nil"/>
              <w:bottom w:val="nil"/>
              <w:right w:val="nil"/>
            </w:tcBorders>
            <w:shd w:val="clear" w:color="auto" w:fill="E0E0E0"/>
          </w:tcPr>
          <w:p w14:paraId="34C29404"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14:paraId="27B5397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14:paraId="6E6A662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02DE549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265FFE1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BA3C55F"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64D7B882"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14:paraId="42CE3BC0"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27A64D8D" w14:textId="77777777" w:rsidTr="00F748B7">
        <w:trPr>
          <w:cantSplit/>
        </w:trPr>
        <w:tc>
          <w:tcPr>
            <w:tcW w:w="795" w:type="dxa"/>
            <w:vMerge/>
            <w:tcBorders>
              <w:top w:val="single" w:sz="8" w:space="0" w:color="152935"/>
              <w:left w:val="nil"/>
              <w:bottom w:val="nil"/>
              <w:right w:val="nil"/>
            </w:tcBorders>
            <w:shd w:val="clear" w:color="auto" w:fill="E0E0E0"/>
          </w:tcPr>
          <w:p w14:paraId="63938ECA"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14:paraId="2ED9CCC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14:paraId="7490B4C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6E73CD4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6B97AD7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4E63B0B"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F73F13B"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14:paraId="1DFA5547"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7F3E9D61" w14:textId="77777777" w:rsidTr="00F748B7">
        <w:trPr>
          <w:cantSplit/>
        </w:trPr>
        <w:tc>
          <w:tcPr>
            <w:tcW w:w="795" w:type="dxa"/>
            <w:vMerge/>
            <w:tcBorders>
              <w:top w:val="single" w:sz="8" w:space="0" w:color="152935"/>
              <w:left w:val="nil"/>
              <w:bottom w:val="nil"/>
              <w:right w:val="nil"/>
            </w:tcBorders>
            <w:shd w:val="clear" w:color="auto" w:fill="E0E0E0"/>
          </w:tcPr>
          <w:p w14:paraId="31F9DC03"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14:paraId="597A24F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14:paraId="3DEA368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14:paraId="5D3AEED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14:paraId="38E8F25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14:paraId="5BA4C2D9"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14:paraId="5AD3EC3A"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14:paraId="0F1A4E68"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14:paraId="442FFCF1" w14:textId="77777777" w:rsidTr="00F748B7">
        <w:trPr>
          <w:cantSplit/>
        </w:trPr>
        <w:tc>
          <w:tcPr>
            <w:tcW w:w="795" w:type="dxa"/>
            <w:vMerge w:val="restart"/>
            <w:tcBorders>
              <w:top w:val="single" w:sz="8" w:space="0" w:color="AEAEAE"/>
              <w:left w:val="nil"/>
              <w:bottom w:val="single" w:sz="8" w:space="0" w:color="152935"/>
              <w:right w:val="nil"/>
            </w:tcBorders>
            <w:shd w:val="clear" w:color="auto" w:fill="E0E0E0"/>
          </w:tcPr>
          <w:p w14:paraId="20289BE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14:paraId="50F0FA80"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14:paraId="47C6F2B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3659433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1975A4A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14:paraId="513A493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14:paraId="4416FBA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14:paraId="40C0EC2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14:paraId="02C2833C" w14:textId="77777777" w:rsidTr="00F748B7">
        <w:trPr>
          <w:cantSplit/>
        </w:trPr>
        <w:tc>
          <w:tcPr>
            <w:tcW w:w="795" w:type="dxa"/>
            <w:vMerge/>
            <w:tcBorders>
              <w:top w:val="single" w:sz="8" w:space="0" w:color="AEAEAE"/>
              <w:left w:val="nil"/>
              <w:bottom w:val="single" w:sz="8" w:space="0" w:color="152935"/>
              <w:right w:val="nil"/>
            </w:tcBorders>
            <w:shd w:val="clear" w:color="auto" w:fill="E0E0E0"/>
          </w:tcPr>
          <w:p w14:paraId="0007778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14:paraId="3982396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14:paraId="53E22FA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274B7A2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159A0B8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14:paraId="51B8057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14:paraId="1BB6898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14:paraId="44C633E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14:paraId="2BD26138" w14:textId="77777777" w:rsidTr="00F748B7">
        <w:trPr>
          <w:cantSplit/>
        </w:trPr>
        <w:tc>
          <w:tcPr>
            <w:tcW w:w="795" w:type="dxa"/>
            <w:vMerge/>
            <w:tcBorders>
              <w:top w:val="single" w:sz="8" w:space="0" w:color="AEAEAE"/>
              <w:left w:val="nil"/>
              <w:bottom w:val="single" w:sz="8" w:space="0" w:color="152935"/>
              <w:right w:val="nil"/>
            </w:tcBorders>
            <w:shd w:val="clear" w:color="auto" w:fill="E0E0E0"/>
          </w:tcPr>
          <w:p w14:paraId="7B31457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14:paraId="2C441BE4"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14:paraId="4BEEC2E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21B735C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0C9655A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14:paraId="7E5FC88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14:paraId="3B9C77A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14:paraId="7CA6F35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14:paraId="7CB16975" w14:textId="77777777" w:rsidTr="00F748B7">
        <w:trPr>
          <w:cantSplit/>
        </w:trPr>
        <w:tc>
          <w:tcPr>
            <w:tcW w:w="795" w:type="dxa"/>
            <w:vMerge/>
            <w:tcBorders>
              <w:top w:val="single" w:sz="8" w:space="0" w:color="AEAEAE"/>
              <w:left w:val="nil"/>
              <w:bottom w:val="single" w:sz="8" w:space="0" w:color="152935"/>
              <w:right w:val="nil"/>
            </w:tcBorders>
            <w:shd w:val="clear" w:color="auto" w:fill="E0E0E0"/>
          </w:tcPr>
          <w:p w14:paraId="40E86AB3"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14:paraId="2F52283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14:paraId="7DDCF7D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211C6EE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5AD7B3E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14:paraId="201D041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14:paraId="14331DD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14:paraId="080D2E2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14:paraId="19D41903" w14:textId="77777777" w:rsidTr="00F748B7">
        <w:trPr>
          <w:cantSplit/>
        </w:trPr>
        <w:tc>
          <w:tcPr>
            <w:tcW w:w="795" w:type="dxa"/>
            <w:vMerge/>
            <w:tcBorders>
              <w:top w:val="single" w:sz="8" w:space="0" w:color="AEAEAE"/>
              <w:left w:val="nil"/>
              <w:bottom w:val="single" w:sz="8" w:space="0" w:color="152935"/>
              <w:right w:val="nil"/>
            </w:tcBorders>
            <w:shd w:val="clear" w:color="auto" w:fill="E0E0E0"/>
          </w:tcPr>
          <w:p w14:paraId="3D27AA09"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14:paraId="35B2F0E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14:paraId="2CD10C1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6AC981F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4F8C59C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14:paraId="565D91E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14:paraId="5EB2CD2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14:paraId="0C75AF5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14:paraId="0A1655F7" w14:textId="77777777" w:rsidTr="00F748B7">
        <w:trPr>
          <w:cantSplit/>
        </w:trPr>
        <w:tc>
          <w:tcPr>
            <w:tcW w:w="795" w:type="dxa"/>
            <w:vMerge/>
            <w:tcBorders>
              <w:top w:val="single" w:sz="8" w:space="0" w:color="AEAEAE"/>
              <w:left w:val="nil"/>
              <w:bottom w:val="single" w:sz="8" w:space="0" w:color="152935"/>
              <w:right w:val="nil"/>
            </w:tcBorders>
            <w:shd w:val="clear" w:color="auto" w:fill="E0E0E0"/>
          </w:tcPr>
          <w:p w14:paraId="78D0465A"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14:paraId="6927E8B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14:paraId="3B17EF2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203D8A6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73F23FF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14:paraId="2F8DD92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14:paraId="6FD16E6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14:paraId="50849A0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14:paraId="449079B9" w14:textId="77777777" w:rsidTr="00F748B7">
        <w:trPr>
          <w:cantSplit/>
        </w:trPr>
        <w:tc>
          <w:tcPr>
            <w:tcW w:w="795" w:type="dxa"/>
            <w:vMerge/>
            <w:tcBorders>
              <w:top w:val="single" w:sz="8" w:space="0" w:color="AEAEAE"/>
              <w:left w:val="nil"/>
              <w:bottom w:val="single" w:sz="8" w:space="0" w:color="152935"/>
              <w:right w:val="nil"/>
            </w:tcBorders>
            <w:shd w:val="clear" w:color="auto" w:fill="E0E0E0"/>
          </w:tcPr>
          <w:p w14:paraId="15ECA087"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14:paraId="31D70C9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14:paraId="220A195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787B632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309746E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14:paraId="3688CCD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14:paraId="3927064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14:paraId="2929D30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14:paraId="298ED501" w14:textId="77777777" w:rsidTr="00F748B7">
        <w:trPr>
          <w:cantSplit/>
        </w:trPr>
        <w:tc>
          <w:tcPr>
            <w:tcW w:w="795" w:type="dxa"/>
            <w:vMerge/>
            <w:tcBorders>
              <w:top w:val="single" w:sz="8" w:space="0" w:color="AEAEAE"/>
              <w:left w:val="nil"/>
              <w:bottom w:val="single" w:sz="8" w:space="0" w:color="152935"/>
              <w:right w:val="nil"/>
            </w:tcBorders>
            <w:shd w:val="clear" w:color="auto" w:fill="E0E0E0"/>
          </w:tcPr>
          <w:p w14:paraId="759A760F"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14:paraId="41B0251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14:paraId="1D8AF4B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76D9D2E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1D7D1FB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14:paraId="64369F0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14:paraId="1E807AF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14:paraId="41F9DC8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14:paraId="59DB28EA" w14:textId="77777777" w:rsidTr="00F748B7">
        <w:trPr>
          <w:cantSplit/>
        </w:trPr>
        <w:tc>
          <w:tcPr>
            <w:tcW w:w="795" w:type="dxa"/>
            <w:vMerge/>
            <w:tcBorders>
              <w:top w:val="single" w:sz="8" w:space="0" w:color="AEAEAE"/>
              <w:left w:val="nil"/>
              <w:bottom w:val="single" w:sz="8" w:space="0" w:color="152935"/>
              <w:right w:val="nil"/>
            </w:tcBorders>
            <w:shd w:val="clear" w:color="auto" w:fill="E0E0E0"/>
          </w:tcPr>
          <w:p w14:paraId="678E61A6"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14:paraId="5C4518C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14:paraId="61D4BE0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14:paraId="398BA2D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3CF2A25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14:paraId="434BB39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14:paraId="4A35474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14:paraId="78FB403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14:paraId="18C8AA47" w14:textId="77777777" w:rsidTr="00F748B7">
        <w:trPr>
          <w:cantSplit/>
        </w:trPr>
        <w:tc>
          <w:tcPr>
            <w:tcW w:w="795" w:type="dxa"/>
            <w:vMerge/>
            <w:tcBorders>
              <w:top w:val="single" w:sz="8" w:space="0" w:color="AEAEAE"/>
              <w:left w:val="nil"/>
              <w:bottom w:val="single" w:sz="8" w:space="0" w:color="152935"/>
              <w:right w:val="nil"/>
            </w:tcBorders>
            <w:shd w:val="clear" w:color="auto" w:fill="E0E0E0"/>
          </w:tcPr>
          <w:p w14:paraId="47BD75FE" w14:textId="77777777"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14:paraId="4A647B1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14:paraId="0BD24DA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14:paraId="1DFA2A5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14:paraId="2137B65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14:paraId="715B9DF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14:paraId="62C815E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14:paraId="30FDEF0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14:paraId="6539367D"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14:paraId="2A11A669" w14:textId="77777777" w:rsidTr="00F748B7">
        <w:trPr>
          <w:cantSplit/>
        </w:trPr>
        <w:tc>
          <w:tcPr>
            <w:tcW w:w="9357" w:type="dxa"/>
            <w:tcBorders>
              <w:top w:val="nil"/>
              <w:left w:val="nil"/>
              <w:bottom w:val="nil"/>
              <w:right w:val="nil"/>
            </w:tcBorders>
            <w:shd w:val="clear" w:color="auto" w:fill="FFFFFF"/>
          </w:tcPr>
          <w:p w14:paraId="5EEC4B4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Dependent Variable: logCRECEIVE</w:t>
            </w:r>
          </w:p>
        </w:tc>
      </w:tr>
    </w:tbl>
    <w:p w14:paraId="0229D108"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14:paraId="7F76F365" w14:textId="77777777" w:rsidTr="00F748B7">
        <w:trPr>
          <w:cantSplit/>
        </w:trPr>
        <w:tc>
          <w:tcPr>
            <w:tcW w:w="7400" w:type="dxa"/>
            <w:gridSpan w:val="5"/>
            <w:tcBorders>
              <w:top w:val="nil"/>
              <w:left w:val="nil"/>
              <w:bottom w:val="nil"/>
              <w:right w:val="nil"/>
            </w:tcBorders>
            <w:shd w:val="clear" w:color="auto" w:fill="FFFFFF"/>
            <w:vAlign w:val="center"/>
          </w:tcPr>
          <w:p w14:paraId="1944CCF1"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Casewise Diagnostics</w:t>
            </w:r>
            <w:r w:rsidRPr="001318E5">
              <w:rPr>
                <w:rFonts w:ascii="Arial" w:eastAsiaTheme="minorEastAsia" w:hAnsi="Arial" w:cs="Arial"/>
                <w:b/>
                <w:bCs/>
                <w:color w:val="010205"/>
                <w:vertAlign w:val="superscript"/>
              </w:rPr>
              <w:t>a</w:t>
            </w:r>
          </w:p>
        </w:tc>
      </w:tr>
      <w:tr w:rsidR="003D2D46" w:rsidRPr="001318E5" w14:paraId="35709613" w14:textId="77777777" w:rsidTr="00F748B7">
        <w:trPr>
          <w:cantSplit/>
        </w:trPr>
        <w:tc>
          <w:tcPr>
            <w:tcW w:w="1502" w:type="dxa"/>
            <w:tcBorders>
              <w:top w:val="nil"/>
              <w:left w:val="nil"/>
              <w:bottom w:val="single" w:sz="8" w:space="0" w:color="152935"/>
              <w:right w:val="nil"/>
            </w:tcBorders>
            <w:shd w:val="clear" w:color="auto" w:fill="FFFFFF"/>
            <w:vAlign w:val="bottom"/>
          </w:tcPr>
          <w:p w14:paraId="1164633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14:paraId="533F7386"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14:paraId="443FB226"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logCRECEIVE</w:t>
            </w:r>
          </w:p>
        </w:tc>
        <w:tc>
          <w:tcPr>
            <w:tcW w:w="1486" w:type="dxa"/>
            <w:tcBorders>
              <w:top w:val="nil"/>
              <w:left w:val="single" w:sz="8" w:space="0" w:color="E0E0E0"/>
              <w:bottom w:val="single" w:sz="8" w:space="0" w:color="152935"/>
              <w:right w:val="single" w:sz="8" w:space="0" w:color="E0E0E0"/>
            </w:tcBorders>
            <w:shd w:val="clear" w:color="auto" w:fill="FFFFFF"/>
            <w:vAlign w:val="bottom"/>
          </w:tcPr>
          <w:p w14:paraId="5AA226CE"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14:paraId="19B7A639"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14:paraId="14D4FD60" w14:textId="77777777" w:rsidTr="00F748B7">
        <w:trPr>
          <w:cantSplit/>
        </w:trPr>
        <w:tc>
          <w:tcPr>
            <w:tcW w:w="1502" w:type="dxa"/>
            <w:tcBorders>
              <w:top w:val="single" w:sz="8" w:space="0" w:color="152935"/>
              <w:left w:val="nil"/>
              <w:bottom w:val="single" w:sz="8" w:space="0" w:color="AEAEAE"/>
              <w:right w:val="nil"/>
            </w:tcBorders>
            <w:shd w:val="clear" w:color="auto" w:fill="E0E0E0"/>
          </w:tcPr>
          <w:p w14:paraId="3B3A27A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14:paraId="4110EA5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14:paraId="40FB0B4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14:paraId="79ECB6C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14:paraId="092CC02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14:paraId="6701E9BB"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4A0917D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14:paraId="59E4E71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3D81BEC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3580FAA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14:paraId="301D16D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14:paraId="555E681B"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4F708A8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14:paraId="2B7FC7A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601AD3E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0040A31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14:paraId="4ABD25C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14:paraId="3D52194E"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21CCB9D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14:paraId="460315E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7F6BDE6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683F60E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14:paraId="6274FE7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14:paraId="175FDE59"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11A1A08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14:paraId="009810B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64C5323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7C25232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14:paraId="37C18D8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14:paraId="661A6D1B"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53E1AF6F"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14:paraId="14140A8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5FE457F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560ED1A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14:paraId="118CEAD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14:paraId="084FA69E"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1ED8A2B1"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14:paraId="77E619C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5177809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708E168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14:paraId="1602E67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14:paraId="582AB90E"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72B7B0E5"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14:paraId="0C0A358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7EB565D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1011FB5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14:paraId="1CE3546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14:paraId="705443A8"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7A0A37A8"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14:paraId="7506259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07DDBC0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6081F5E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14:paraId="74C2CD8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14:paraId="0AA5E483"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6BB46F1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14:paraId="0417280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0766E6C4"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11AFA15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14:paraId="19CDE3B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14:paraId="06D3B60A"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193C20D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14:paraId="32C4111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26CFD84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0EA7DAA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14:paraId="587B21F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14:paraId="04B96137"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02FB49EB"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14:paraId="7D4F7D4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6D85325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29E9B4B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14:paraId="05C57F8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14:paraId="1E52DEFC"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56D33D4A"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14:paraId="00E3369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27B14E1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580D940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14:paraId="1BF4EDC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14:paraId="4A4D7E43" w14:textId="77777777" w:rsidTr="00F748B7">
        <w:trPr>
          <w:cantSplit/>
        </w:trPr>
        <w:tc>
          <w:tcPr>
            <w:tcW w:w="1502" w:type="dxa"/>
            <w:tcBorders>
              <w:top w:val="single" w:sz="8" w:space="0" w:color="AEAEAE"/>
              <w:left w:val="nil"/>
              <w:bottom w:val="single" w:sz="8" w:space="0" w:color="AEAEAE"/>
              <w:right w:val="nil"/>
            </w:tcBorders>
            <w:shd w:val="clear" w:color="auto" w:fill="E0E0E0"/>
          </w:tcPr>
          <w:p w14:paraId="6C412E6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14:paraId="1B9E22D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1CABBB5F"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033FEB8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14:paraId="463A6BF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14:paraId="3D8C9E0E" w14:textId="77777777" w:rsidTr="00F748B7">
        <w:trPr>
          <w:cantSplit/>
        </w:trPr>
        <w:tc>
          <w:tcPr>
            <w:tcW w:w="1502" w:type="dxa"/>
            <w:tcBorders>
              <w:top w:val="single" w:sz="8" w:space="0" w:color="AEAEAE"/>
              <w:left w:val="nil"/>
              <w:bottom w:val="single" w:sz="8" w:space="0" w:color="152935"/>
              <w:right w:val="nil"/>
            </w:tcBorders>
            <w:shd w:val="clear" w:color="auto" w:fill="E0E0E0"/>
          </w:tcPr>
          <w:p w14:paraId="19F1A76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14:paraId="66B01D2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14:paraId="0D5BD30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14:paraId="16BBE70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14:paraId="41999F9A"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14:paraId="56984106"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14:paraId="5D2E64D5" w14:textId="77777777" w:rsidTr="00F748B7">
        <w:trPr>
          <w:cantSplit/>
        </w:trPr>
        <w:tc>
          <w:tcPr>
            <w:tcW w:w="7400" w:type="dxa"/>
            <w:tcBorders>
              <w:top w:val="nil"/>
              <w:left w:val="nil"/>
              <w:bottom w:val="nil"/>
              <w:right w:val="nil"/>
            </w:tcBorders>
            <w:shd w:val="clear" w:color="auto" w:fill="FFFFFF"/>
          </w:tcPr>
          <w:p w14:paraId="2A035707"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Dependent Variable: logCRECEIVE</w:t>
            </w:r>
          </w:p>
        </w:tc>
      </w:tr>
    </w:tbl>
    <w:p w14:paraId="57DF2F8C"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14:paraId="505CF542" w14:textId="77777777" w:rsidTr="00F748B7">
        <w:trPr>
          <w:cantSplit/>
        </w:trPr>
        <w:tc>
          <w:tcPr>
            <w:tcW w:w="8960" w:type="dxa"/>
            <w:gridSpan w:val="6"/>
            <w:tcBorders>
              <w:top w:val="nil"/>
              <w:left w:val="nil"/>
              <w:bottom w:val="nil"/>
              <w:right w:val="nil"/>
            </w:tcBorders>
            <w:shd w:val="clear" w:color="auto" w:fill="FFFFFF"/>
            <w:vAlign w:val="center"/>
          </w:tcPr>
          <w:p w14:paraId="282FE47A"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Residuals Statistics</w:t>
            </w:r>
            <w:r w:rsidRPr="001318E5">
              <w:rPr>
                <w:rFonts w:ascii="Arial" w:eastAsiaTheme="minorEastAsia" w:hAnsi="Arial" w:cs="Arial"/>
                <w:b/>
                <w:bCs/>
                <w:color w:val="010205"/>
                <w:vertAlign w:val="superscript"/>
              </w:rPr>
              <w:t>a</w:t>
            </w:r>
          </w:p>
        </w:tc>
      </w:tr>
      <w:tr w:rsidR="003D2D46" w:rsidRPr="001318E5" w14:paraId="424AEAB1" w14:textId="77777777" w:rsidTr="00F748B7">
        <w:trPr>
          <w:cantSplit/>
        </w:trPr>
        <w:tc>
          <w:tcPr>
            <w:tcW w:w="1993" w:type="dxa"/>
            <w:tcBorders>
              <w:top w:val="nil"/>
              <w:left w:val="nil"/>
              <w:bottom w:val="single" w:sz="8" w:space="0" w:color="152935"/>
              <w:right w:val="nil"/>
            </w:tcBorders>
            <w:shd w:val="clear" w:color="auto" w:fill="FFFFFF"/>
            <w:vAlign w:val="bottom"/>
          </w:tcPr>
          <w:p w14:paraId="1939D61F" w14:textId="77777777"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14:paraId="5AD82160"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14:paraId="30854FF8"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14:paraId="0559ACBF"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14:paraId="5C44D215"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14:paraId="573C6065" w14:textId="77777777"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14:paraId="5AB4E707" w14:textId="77777777" w:rsidTr="00F748B7">
        <w:trPr>
          <w:cantSplit/>
        </w:trPr>
        <w:tc>
          <w:tcPr>
            <w:tcW w:w="1993" w:type="dxa"/>
            <w:tcBorders>
              <w:top w:val="single" w:sz="8" w:space="0" w:color="152935"/>
              <w:left w:val="nil"/>
              <w:bottom w:val="single" w:sz="8" w:space="0" w:color="AEAEAE"/>
              <w:right w:val="nil"/>
            </w:tcBorders>
            <w:shd w:val="clear" w:color="auto" w:fill="E0E0E0"/>
          </w:tcPr>
          <w:p w14:paraId="4F1A66A3"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14:paraId="42E048FE"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14:paraId="315D0095"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14:paraId="57EC127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14:paraId="168D643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14:paraId="494AEEB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7CC7F44C" w14:textId="77777777" w:rsidTr="00F748B7">
        <w:trPr>
          <w:cantSplit/>
        </w:trPr>
        <w:tc>
          <w:tcPr>
            <w:tcW w:w="1993" w:type="dxa"/>
            <w:tcBorders>
              <w:top w:val="single" w:sz="8" w:space="0" w:color="AEAEAE"/>
              <w:left w:val="nil"/>
              <w:bottom w:val="single" w:sz="8" w:space="0" w:color="AEAEAE"/>
              <w:right w:val="nil"/>
            </w:tcBorders>
            <w:shd w:val="clear" w:color="auto" w:fill="E0E0E0"/>
          </w:tcPr>
          <w:p w14:paraId="690FDDBE"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14:paraId="20BAB8F0"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36558CC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0B0693F9"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16677D98"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14:paraId="1B49E44C"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31D098A9" w14:textId="77777777" w:rsidTr="00F748B7">
        <w:trPr>
          <w:cantSplit/>
        </w:trPr>
        <w:tc>
          <w:tcPr>
            <w:tcW w:w="1993" w:type="dxa"/>
            <w:tcBorders>
              <w:top w:val="single" w:sz="8" w:space="0" w:color="AEAEAE"/>
              <w:left w:val="nil"/>
              <w:bottom w:val="single" w:sz="8" w:space="0" w:color="AEAEAE"/>
              <w:right w:val="nil"/>
            </w:tcBorders>
            <w:shd w:val="clear" w:color="auto" w:fill="E0E0E0"/>
          </w:tcPr>
          <w:p w14:paraId="1DF40CC2"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14:paraId="369A3FC6"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568D6BD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0A6EF9F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5E773611"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14:paraId="1E6207C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14:paraId="609B8CD4" w14:textId="77777777" w:rsidTr="00F748B7">
        <w:trPr>
          <w:cantSplit/>
        </w:trPr>
        <w:tc>
          <w:tcPr>
            <w:tcW w:w="1993" w:type="dxa"/>
            <w:tcBorders>
              <w:top w:val="single" w:sz="8" w:space="0" w:color="AEAEAE"/>
              <w:left w:val="nil"/>
              <w:bottom w:val="single" w:sz="8" w:space="0" w:color="152935"/>
              <w:right w:val="nil"/>
            </w:tcBorders>
            <w:shd w:val="clear" w:color="auto" w:fill="E0E0E0"/>
          </w:tcPr>
          <w:p w14:paraId="2A7D568D"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14:paraId="256E19D2"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14:paraId="0BE1426B"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14:paraId="5BBDAE07"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14:paraId="16CA345D"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14:paraId="664783E3" w14:textId="77777777"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14:paraId="4A769A66" w14:textId="77777777"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14:paraId="0FBFD5CC" w14:textId="77777777" w:rsidTr="00F748B7">
        <w:trPr>
          <w:cantSplit/>
        </w:trPr>
        <w:tc>
          <w:tcPr>
            <w:tcW w:w="8960" w:type="dxa"/>
            <w:tcBorders>
              <w:top w:val="nil"/>
              <w:left w:val="nil"/>
              <w:bottom w:val="nil"/>
              <w:right w:val="nil"/>
            </w:tcBorders>
            <w:shd w:val="clear" w:color="auto" w:fill="FFFFFF"/>
          </w:tcPr>
          <w:p w14:paraId="430E1EC9" w14:textId="77777777"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Dependent Variable: logCRECEIVE</w:t>
            </w:r>
          </w:p>
        </w:tc>
      </w:tr>
    </w:tbl>
    <w:p w14:paraId="4D799F3E" w14:textId="77777777"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4DDEE6D6" w14:textId="77777777" w:rsidR="003D2D46" w:rsidRDefault="003D2D46" w:rsidP="003D2D46">
      <w:pPr>
        <w:spacing w:after="0" w:line="480" w:lineRule="auto"/>
        <w:rPr>
          <w:rFonts w:ascii="Times New Roman" w:hAnsi="Times New Roman" w:cs="Times New Roman"/>
          <w:sz w:val="24"/>
          <w:szCs w:val="24"/>
        </w:rPr>
      </w:pPr>
    </w:p>
    <w:p w14:paraId="7B4A8D5C" w14:textId="77777777"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14:paraId="761DF8A8" w14:textId="77777777" w:rsidR="00362B6F" w:rsidRPr="00362B6F" w:rsidRDefault="0028214D" w:rsidP="00362B6F">
      <w:pPr>
        <w:spacing w:after="0" w:line="480" w:lineRule="auto"/>
        <w:jc w:val="center"/>
        <w:rPr>
          <w:rFonts w:ascii="Times New Roman" w:hAnsi="Times New Roman" w:cs="Times New Roman"/>
          <w:sz w:val="24"/>
          <w:szCs w:val="24"/>
        </w:rPr>
      </w:pPr>
      <w:bookmarkStart w:id="68" w:name="AppendixC"/>
      <w:bookmarkEnd w:id="68"/>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14:paraId="76D9372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14:paraId="062578DC"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14:paraId="4934D96A" w14:textId="77777777" w:rsidTr="00F748B7">
        <w:trPr>
          <w:cantSplit/>
        </w:trPr>
        <w:tc>
          <w:tcPr>
            <w:tcW w:w="7295" w:type="dxa"/>
            <w:gridSpan w:val="3"/>
            <w:tcBorders>
              <w:top w:val="nil"/>
              <w:left w:val="nil"/>
              <w:bottom w:val="nil"/>
              <w:right w:val="nil"/>
            </w:tcBorders>
            <w:shd w:val="clear" w:color="auto" w:fill="FFFFFF"/>
            <w:vAlign w:val="center"/>
          </w:tcPr>
          <w:p w14:paraId="669A517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14:paraId="03418859" w14:textId="77777777" w:rsidTr="00F748B7">
        <w:trPr>
          <w:cantSplit/>
        </w:trPr>
        <w:tc>
          <w:tcPr>
            <w:tcW w:w="4786" w:type="dxa"/>
            <w:gridSpan w:val="2"/>
            <w:tcBorders>
              <w:top w:val="nil"/>
              <w:left w:val="nil"/>
              <w:bottom w:val="single" w:sz="8" w:space="0" w:color="AEAEAE"/>
              <w:right w:val="nil"/>
            </w:tcBorders>
            <w:shd w:val="clear" w:color="auto" w:fill="E0E0E0"/>
          </w:tcPr>
          <w:p w14:paraId="0B85896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14:paraId="1CF522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14:paraId="07E74350"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041864D9" w14:textId="77777777"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14:paraId="36E19A3F"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77050805"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4E0E15D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14:paraId="0D69121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14:paraId="12E85B5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14:paraId="51A939D2"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1711ABD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BFA330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14:paraId="688501F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14:paraId="6B057433"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641C060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221F309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14:paraId="21984E6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2A04D045"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4B47C91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BFADEF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14:paraId="0248482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3404B6CC"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15B6A13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A5383A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14:paraId="10EECB9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36714D62"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33E5754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04D0A4A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14:paraId="534919D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14:paraId="68F00C90"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33B2813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14:paraId="6214FCC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14:paraId="5A32C65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14:paraId="4E5AF0E8"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5C1ECE0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24D3851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14:paraId="61A692C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14:paraId="35C0BA84"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11D8C8B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14:paraId="4499563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FREQUENCIES VARIABLES=CRECEIVE CRECEIVEln CRECEIVElog10 CRECEIVErecip</w:t>
            </w:r>
          </w:p>
          <w:p w14:paraId="498E7E1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14:paraId="7A87EB9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14:paraId="4B667C7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14:paraId="69C1B6F3" w14:textId="77777777" w:rsidTr="00F748B7">
        <w:trPr>
          <w:cantSplit/>
        </w:trPr>
        <w:tc>
          <w:tcPr>
            <w:tcW w:w="2308" w:type="dxa"/>
            <w:vMerge w:val="restart"/>
            <w:tcBorders>
              <w:top w:val="single" w:sz="8" w:space="0" w:color="AEAEAE"/>
              <w:left w:val="nil"/>
              <w:bottom w:val="single" w:sz="8" w:space="0" w:color="152935"/>
              <w:right w:val="nil"/>
            </w:tcBorders>
            <w:shd w:val="clear" w:color="auto" w:fill="E0E0E0"/>
          </w:tcPr>
          <w:p w14:paraId="3DC02E0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14:paraId="10B26E6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14:paraId="28413CA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14:paraId="0F790EFC"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47947D0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14:paraId="268CDC2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14:paraId="04E63B2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14:paraId="324080A9"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6F94A630" w14:textId="77777777"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14:paraId="235EFB43" w14:textId="77777777" w:rsidTr="00F748B7">
        <w:trPr>
          <w:cantSplit/>
        </w:trPr>
        <w:tc>
          <w:tcPr>
            <w:tcW w:w="7832" w:type="dxa"/>
            <w:gridSpan w:val="6"/>
            <w:tcBorders>
              <w:top w:val="nil"/>
              <w:left w:val="nil"/>
              <w:bottom w:val="nil"/>
              <w:right w:val="nil"/>
            </w:tcBorders>
            <w:shd w:val="clear" w:color="auto" w:fill="FFFFFF"/>
            <w:vAlign w:val="center"/>
          </w:tcPr>
          <w:p w14:paraId="34B874A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14:paraId="1A2DC274" w14:textId="77777777" w:rsidTr="00F748B7">
        <w:trPr>
          <w:cantSplit/>
        </w:trPr>
        <w:tc>
          <w:tcPr>
            <w:tcW w:w="2228" w:type="dxa"/>
            <w:gridSpan w:val="2"/>
            <w:tcBorders>
              <w:top w:val="nil"/>
              <w:left w:val="nil"/>
              <w:bottom w:val="single" w:sz="8" w:space="0" w:color="152935"/>
              <w:right w:val="nil"/>
            </w:tcBorders>
            <w:shd w:val="clear" w:color="auto" w:fill="FFFFFF"/>
            <w:vAlign w:val="bottom"/>
          </w:tcPr>
          <w:p w14:paraId="0DDA0AB7"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14:paraId="00D9CC0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14:paraId="3E73D45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CRECEIVEln</w:t>
            </w:r>
          </w:p>
        </w:tc>
        <w:tc>
          <w:tcPr>
            <w:tcW w:w="1486" w:type="dxa"/>
            <w:tcBorders>
              <w:top w:val="nil"/>
              <w:left w:val="single" w:sz="8" w:space="0" w:color="E0E0E0"/>
              <w:bottom w:val="single" w:sz="8" w:space="0" w:color="152935"/>
              <w:right w:val="single" w:sz="8" w:space="0" w:color="E0E0E0"/>
            </w:tcBorders>
            <w:shd w:val="clear" w:color="auto" w:fill="FFFFFF"/>
            <w:vAlign w:val="bottom"/>
          </w:tcPr>
          <w:p w14:paraId="7CA6249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14:paraId="0CD6740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CRECEIVErecip</w:t>
            </w:r>
          </w:p>
        </w:tc>
      </w:tr>
      <w:tr w:rsidR="00362B6F" w:rsidRPr="00362B6F" w14:paraId="5B93CBB3" w14:textId="77777777" w:rsidTr="00F748B7">
        <w:trPr>
          <w:cantSplit/>
        </w:trPr>
        <w:tc>
          <w:tcPr>
            <w:tcW w:w="1114" w:type="dxa"/>
            <w:vMerge w:val="restart"/>
            <w:tcBorders>
              <w:top w:val="single" w:sz="8" w:space="0" w:color="152935"/>
              <w:left w:val="nil"/>
              <w:bottom w:val="single" w:sz="8" w:space="0" w:color="AEAEAE"/>
              <w:right w:val="nil"/>
            </w:tcBorders>
            <w:shd w:val="clear" w:color="auto" w:fill="E0E0E0"/>
          </w:tcPr>
          <w:p w14:paraId="68899F6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14:paraId="02B5F6C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14:paraId="19C93CD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14:paraId="5830947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14:paraId="5ABCBA8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14:paraId="154D8FD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14:paraId="42D8F1BF" w14:textId="77777777" w:rsidTr="00F748B7">
        <w:trPr>
          <w:cantSplit/>
        </w:trPr>
        <w:tc>
          <w:tcPr>
            <w:tcW w:w="1114" w:type="dxa"/>
            <w:vMerge/>
            <w:tcBorders>
              <w:top w:val="single" w:sz="8" w:space="0" w:color="152935"/>
              <w:left w:val="nil"/>
              <w:bottom w:val="single" w:sz="8" w:space="0" w:color="AEAEAE"/>
              <w:right w:val="nil"/>
            </w:tcBorders>
            <w:shd w:val="clear" w:color="auto" w:fill="E0E0E0"/>
          </w:tcPr>
          <w:p w14:paraId="4FFA6C6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14:paraId="551D146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14:paraId="57A5096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14:paraId="7166F8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1652948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14:paraId="7918AE0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14:paraId="70ADDBBD" w14:textId="77777777" w:rsidTr="00F748B7">
        <w:trPr>
          <w:cantSplit/>
        </w:trPr>
        <w:tc>
          <w:tcPr>
            <w:tcW w:w="2228" w:type="dxa"/>
            <w:gridSpan w:val="2"/>
            <w:tcBorders>
              <w:top w:val="single" w:sz="8" w:space="0" w:color="AEAEAE"/>
              <w:left w:val="nil"/>
              <w:bottom w:val="single" w:sz="8" w:space="0" w:color="AEAEAE"/>
              <w:right w:val="nil"/>
            </w:tcBorders>
            <w:shd w:val="clear" w:color="auto" w:fill="E0E0E0"/>
          </w:tcPr>
          <w:p w14:paraId="17BF170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14:paraId="18E293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14:paraId="474BE9E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4659D82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14:paraId="7FC62CB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14:paraId="74C9EBFB" w14:textId="77777777" w:rsidTr="00F748B7">
        <w:trPr>
          <w:cantSplit/>
        </w:trPr>
        <w:tc>
          <w:tcPr>
            <w:tcW w:w="2228" w:type="dxa"/>
            <w:gridSpan w:val="2"/>
            <w:tcBorders>
              <w:top w:val="single" w:sz="8" w:space="0" w:color="AEAEAE"/>
              <w:left w:val="nil"/>
              <w:bottom w:val="single" w:sz="8" w:space="0" w:color="AEAEAE"/>
              <w:right w:val="nil"/>
            </w:tcBorders>
            <w:shd w:val="clear" w:color="auto" w:fill="E0E0E0"/>
          </w:tcPr>
          <w:p w14:paraId="58D3E6A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14:paraId="5444A4C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14:paraId="6871654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6146C3C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14:paraId="72D1C6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14:paraId="38415519" w14:textId="77777777" w:rsidTr="00F748B7">
        <w:trPr>
          <w:cantSplit/>
        </w:trPr>
        <w:tc>
          <w:tcPr>
            <w:tcW w:w="2228" w:type="dxa"/>
            <w:gridSpan w:val="2"/>
            <w:tcBorders>
              <w:top w:val="single" w:sz="8" w:space="0" w:color="AEAEAE"/>
              <w:left w:val="nil"/>
              <w:bottom w:val="single" w:sz="8" w:space="0" w:color="AEAEAE"/>
              <w:right w:val="nil"/>
            </w:tcBorders>
            <w:shd w:val="clear" w:color="auto" w:fill="E0E0E0"/>
          </w:tcPr>
          <w:p w14:paraId="016EF3B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14:paraId="1887C2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14:paraId="2B45B22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2BD09F6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14:paraId="7D80261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14:paraId="0B6B2531" w14:textId="77777777" w:rsidTr="00F748B7">
        <w:trPr>
          <w:cantSplit/>
        </w:trPr>
        <w:tc>
          <w:tcPr>
            <w:tcW w:w="2228" w:type="dxa"/>
            <w:gridSpan w:val="2"/>
            <w:tcBorders>
              <w:top w:val="single" w:sz="8" w:space="0" w:color="AEAEAE"/>
              <w:left w:val="nil"/>
              <w:bottom w:val="single" w:sz="8" w:space="0" w:color="AEAEAE"/>
              <w:right w:val="nil"/>
            </w:tcBorders>
            <w:shd w:val="clear" w:color="auto" w:fill="E0E0E0"/>
          </w:tcPr>
          <w:p w14:paraId="3D6A662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14:paraId="35DD468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14:paraId="04E8500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5F5347A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14:paraId="18F1B2F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14:paraId="28E65AB4" w14:textId="77777777" w:rsidTr="00F748B7">
        <w:trPr>
          <w:cantSplit/>
        </w:trPr>
        <w:tc>
          <w:tcPr>
            <w:tcW w:w="2228" w:type="dxa"/>
            <w:gridSpan w:val="2"/>
            <w:tcBorders>
              <w:top w:val="single" w:sz="8" w:space="0" w:color="AEAEAE"/>
              <w:left w:val="nil"/>
              <w:bottom w:val="single" w:sz="8" w:space="0" w:color="AEAEAE"/>
              <w:right w:val="nil"/>
            </w:tcBorders>
            <w:shd w:val="clear" w:color="auto" w:fill="E0E0E0"/>
          </w:tcPr>
          <w:p w14:paraId="287E878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14:paraId="1921AE1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14:paraId="3C1F973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22F91F6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14:paraId="4A36870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14:paraId="7268C446" w14:textId="77777777" w:rsidTr="00F748B7">
        <w:trPr>
          <w:cantSplit/>
        </w:trPr>
        <w:tc>
          <w:tcPr>
            <w:tcW w:w="2228" w:type="dxa"/>
            <w:gridSpan w:val="2"/>
            <w:tcBorders>
              <w:top w:val="single" w:sz="8" w:space="0" w:color="AEAEAE"/>
              <w:left w:val="nil"/>
              <w:bottom w:val="single" w:sz="8" w:space="0" w:color="AEAEAE"/>
              <w:right w:val="nil"/>
            </w:tcBorders>
            <w:shd w:val="clear" w:color="auto" w:fill="E0E0E0"/>
          </w:tcPr>
          <w:p w14:paraId="2832725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14:paraId="32599AB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14:paraId="32907AC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6BC1FAA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14:paraId="0BB9CFE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14:paraId="299928D2" w14:textId="77777777" w:rsidTr="00F748B7">
        <w:trPr>
          <w:cantSplit/>
        </w:trPr>
        <w:tc>
          <w:tcPr>
            <w:tcW w:w="2228" w:type="dxa"/>
            <w:gridSpan w:val="2"/>
            <w:tcBorders>
              <w:top w:val="single" w:sz="8" w:space="0" w:color="AEAEAE"/>
              <w:left w:val="nil"/>
              <w:bottom w:val="single" w:sz="8" w:space="0" w:color="AEAEAE"/>
              <w:right w:val="nil"/>
            </w:tcBorders>
            <w:shd w:val="clear" w:color="auto" w:fill="E0E0E0"/>
          </w:tcPr>
          <w:p w14:paraId="383EB3F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14:paraId="588A81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14:paraId="549D316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2D7DCDD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14:paraId="4E4E36C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14:paraId="7BCB00D0" w14:textId="77777777" w:rsidTr="00F748B7">
        <w:trPr>
          <w:cantSplit/>
        </w:trPr>
        <w:tc>
          <w:tcPr>
            <w:tcW w:w="2228" w:type="dxa"/>
            <w:gridSpan w:val="2"/>
            <w:tcBorders>
              <w:top w:val="single" w:sz="8" w:space="0" w:color="AEAEAE"/>
              <w:left w:val="nil"/>
              <w:bottom w:val="single" w:sz="8" w:space="0" w:color="AEAEAE"/>
              <w:right w:val="nil"/>
            </w:tcBorders>
            <w:shd w:val="clear" w:color="auto" w:fill="E0E0E0"/>
          </w:tcPr>
          <w:p w14:paraId="73BFCBA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14:paraId="1FF52E9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14:paraId="1C0A58F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5403AEF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14:paraId="2C5CB65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14:paraId="7227D2BB" w14:textId="77777777" w:rsidTr="00F748B7">
        <w:trPr>
          <w:cantSplit/>
        </w:trPr>
        <w:tc>
          <w:tcPr>
            <w:tcW w:w="2228" w:type="dxa"/>
            <w:gridSpan w:val="2"/>
            <w:tcBorders>
              <w:top w:val="single" w:sz="8" w:space="0" w:color="AEAEAE"/>
              <w:left w:val="nil"/>
              <w:bottom w:val="single" w:sz="8" w:space="0" w:color="AEAEAE"/>
              <w:right w:val="nil"/>
            </w:tcBorders>
            <w:shd w:val="clear" w:color="auto" w:fill="E0E0E0"/>
          </w:tcPr>
          <w:p w14:paraId="35EB1F0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14:paraId="181225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14:paraId="0B462C3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1E1B5DD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14:paraId="1AEC313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14:paraId="11A09BF5" w14:textId="77777777" w:rsidTr="00F748B7">
        <w:trPr>
          <w:cantSplit/>
        </w:trPr>
        <w:tc>
          <w:tcPr>
            <w:tcW w:w="2228" w:type="dxa"/>
            <w:gridSpan w:val="2"/>
            <w:tcBorders>
              <w:top w:val="single" w:sz="8" w:space="0" w:color="AEAEAE"/>
              <w:left w:val="nil"/>
              <w:bottom w:val="single" w:sz="8" w:space="0" w:color="AEAEAE"/>
              <w:right w:val="nil"/>
            </w:tcBorders>
            <w:shd w:val="clear" w:color="auto" w:fill="E0E0E0"/>
          </w:tcPr>
          <w:p w14:paraId="7CCC370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14:paraId="41682BB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14:paraId="5461BE0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44C5103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14:paraId="570C658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14:paraId="3633801A" w14:textId="77777777" w:rsidTr="00F748B7">
        <w:trPr>
          <w:cantSplit/>
        </w:trPr>
        <w:tc>
          <w:tcPr>
            <w:tcW w:w="2228" w:type="dxa"/>
            <w:gridSpan w:val="2"/>
            <w:tcBorders>
              <w:top w:val="single" w:sz="8" w:space="0" w:color="AEAEAE"/>
              <w:left w:val="nil"/>
              <w:bottom w:val="single" w:sz="8" w:space="0" w:color="152935"/>
              <w:right w:val="nil"/>
            </w:tcBorders>
            <w:shd w:val="clear" w:color="auto" w:fill="E0E0E0"/>
          </w:tcPr>
          <w:p w14:paraId="598BAF4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14:paraId="5ED086F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14:paraId="00D5BC5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14:paraId="22A6576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14:paraId="6274CEE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14:paraId="70C63C5C"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00068A3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14:paraId="15F20088"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14:paraId="470A0073" w14:textId="77777777" w:rsidTr="00F748B7">
        <w:trPr>
          <w:cantSplit/>
        </w:trPr>
        <w:tc>
          <w:tcPr>
            <w:tcW w:w="6605" w:type="dxa"/>
            <w:gridSpan w:val="6"/>
            <w:tcBorders>
              <w:top w:val="nil"/>
              <w:left w:val="nil"/>
              <w:bottom w:val="nil"/>
              <w:right w:val="nil"/>
            </w:tcBorders>
            <w:shd w:val="clear" w:color="auto" w:fill="FFFFFF"/>
            <w:vAlign w:val="center"/>
          </w:tcPr>
          <w:p w14:paraId="000B27F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14:paraId="422174BF" w14:textId="77777777" w:rsidTr="00F748B7">
        <w:trPr>
          <w:cantSplit/>
        </w:trPr>
        <w:tc>
          <w:tcPr>
            <w:tcW w:w="1488" w:type="dxa"/>
            <w:gridSpan w:val="2"/>
            <w:tcBorders>
              <w:top w:val="nil"/>
              <w:left w:val="nil"/>
              <w:bottom w:val="single" w:sz="8" w:space="0" w:color="152935"/>
              <w:right w:val="nil"/>
            </w:tcBorders>
            <w:shd w:val="clear" w:color="auto" w:fill="FFFFFF"/>
            <w:vAlign w:val="bottom"/>
          </w:tcPr>
          <w:p w14:paraId="65C026DE"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14:paraId="17A007E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14:paraId="715C59B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14:paraId="7EEBE7F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14:paraId="3B302C5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14:paraId="2E79CD42" w14:textId="77777777" w:rsidTr="00F748B7">
        <w:trPr>
          <w:cantSplit/>
        </w:trPr>
        <w:tc>
          <w:tcPr>
            <w:tcW w:w="744" w:type="dxa"/>
            <w:vMerge w:val="restart"/>
            <w:tcBorders>
              <w:top w:val="single" w:sz="8" w:space="0" w:color="152935"/>
              <w:left w:val="nil"/>
              <w:bottom w:val="single" w:sz="8" w:space="0" w:color="152935"/>
              <w:right w:val="nil"/>
            </w:tcBorders>
            <w:shd w:val="clear" w:color="auto" w:fill="E0E0E0"/>
          </w:tcPr>
          <w:p w14:paraId="1888A24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14:paraId="4CC5231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14:paraId="41DF881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14:paraId="37749B5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14:paraId="0F775EC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14:paraId="717B9E6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14:paraId="47A53B4E"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1C43B0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018BA5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14:paraId="3FB20DD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CCA210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16242F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14:paraId="11B0D34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14:paraId="3631BA27"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8E0FF3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AACDA8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14:paraId="3448EB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C79A1E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1144FC5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14:paraId="1E90DB1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14:paraId="7BAAB36A"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CBF37D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ECF275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14:paraId="2C256A2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2665EC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1C4F588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14:paraId="2B050C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14:paraId="6209326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EB1F20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6B9ECE9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14:paraId="4668146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1E2969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0CB8186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14:paraId="0D8C7FA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14:paraId="36F150B0"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5DEACD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A99D31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14:paraId="1A44773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F9E72F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0CAD3C7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14:paraId="6CF610D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14:paraId="440180C2"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2B1538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7DDD82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14:paraId="24BA2AE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50CDED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29CDF92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14:paraId="5DDB601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14:paraId="58A7BB72"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8B573B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425C44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14:paraId="27E858A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79DA54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15D99D5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14:paraId="587697B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14:paraId="1EE2ADF5"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5CEEE7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E9E195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14:paraId="723F634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4D106A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1F9A07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14:paraId="408DE6F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14:paraId="7A075C20"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9385F2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02A647A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14:paraId="4016F92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C621FB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B66D32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14:paraId="62BFFAD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14:paraId="0BBB972D"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7663D2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844A8A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14:paraId="7D07044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13D051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CF84A3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14:paraId="0C43450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14:paraId="3A13652E"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6A3625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500073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14:paraId="5D215C2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3D97DE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29C05ED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14:paraId="54040A7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14:paraId="28198785"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51D74A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610BD1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14:paraId="6B335C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C62DF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81750E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14:paraId="61878C2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14:paraId="734EA2DF"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670C5B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F5EEE5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14:paraId="57EAD4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6F766F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3C359D3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14:paraId="6FDC58F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14:paraId="14C2FEA4"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ACB316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03442D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14:paraId="7FF62CC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221420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70EF287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14:paraId="21F024D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14:paraId="27AE359E"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7AF909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54A3DA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14:paraId="4C2D13B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85AA66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48AEA37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14:paraId="6EC21B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14:paraId="7459DD4C"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14BA4D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E00DAE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14:paraId="71D9915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2AAED1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32563D5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14:paraId="317BC5A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14:paraId="588DCAEF"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68B99B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4947A3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14:paraId="6F21521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C5637F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42AD8D7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14:paraId="1719EC6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14:paraId="716C5566"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2AF052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F66345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14:paraId="2EF3A34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3CBF6A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52C1EA9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745163B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14:paraId="510678C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415211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9A4478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14:paraId="4E57DDE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BE8D0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4D8209C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10BD80E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14:paraId="10281B04"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0535A5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8BE318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14:paraId="537E9AB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B01B60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4BAFFC6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39731CE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14:paraId="6C9E6D4E"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DA1272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A6877B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14:paraId="74C63C5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405B5A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1A170F8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01BA8C2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14:paraId="6A8E0D2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4D446B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EA8E0B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14:paraId="1FC1ECA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DA1900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A1F149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4565B9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14:paraId="4D22D81E"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69A901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295B74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14:paraId="54A566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86A722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56AA3D2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5BF7D13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14:paraId="10E4496D"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CC9D14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56DD36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14:paraId="1154DF8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00F28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6099A7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01BED45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14:paraId="3BEB46F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0E182D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06652AF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14:paraId="722E8D7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EF6D7F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5EC8EE2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5D6662D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14:paraId="0FF0882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C0E890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64AB07A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14:paraId="1051DAD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F45ABB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1ED9997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1CE1727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14:paraId="6A07689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9A4535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01D8D7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14:paraId="18C8E0C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D64F8C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55A7ED9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2653704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14:paraId="47CC842D"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944ABB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A7D830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14:paraId="5C183F5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942D55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03FFDB5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098ED6A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14:paraId="75FF15E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BF79A3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4E366E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14:paraId="12F0681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BD70E7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745263E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17CEDCF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0549F6C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5F7ADD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9D4B4B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14:paraId="1024F53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4E0360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14:paraId="58860F8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14:paraId="2A0E651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1A25498C"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18D2A0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14:paraId="1F9314E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14:paraId="6896D0F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14:paraId="7CDC80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14:paraId="322CE1C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14:paraId="7EDDB2E7"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23833CA1"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14:paraId="7A03A3D6" w14:textId="77777777" w:rsidTr="00F748B7">
        <w:trPr>
          <w:cantSplit/>
        </w:trPr>
        <w:tc>
          <w:tcPr>
            <w:tcW w:w="6608" w:type="dxa"/>
            <w:gridSpan w:val="6"/>
            <w:tcBorders>
              <w:top w:val="nil"/>
              <w:left w:val="nil"/>
              <w:bottom w:val="nil"/>
              <w:right w:val="nil"/>
            </w:tcBorders>
            <w:shd w:val="clear" w:color="auto" w:fill="FFFFFF"/>
            <w:vAlign w:val="center"/>
          </w:tcPr>
          <w:p w14:paraId="7CB9ABE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CRECEIVEln</w:t>
            </w:r>
          </w:p>
        </w:tc>
      </w:tr>
      <w:tr w:rsidR="00362B6F" w:rsidRPr="00362B6F" w14:paraId="591756EB" w14:textId="77777777" w:rsidTr="00F748B7">
        <w:trPr>
          <w:cantSplit/>
        </w:trPr>
        <w:tc>
          <w:tcPr>
            <w:tcW w:w="1488" w:type="dxa"/>
            <w:gridSpan w:val="2"/>
            <w:tcBorders>
              <w:top w:val="nil"/>
              <w:left w:val="nil"/>
              <w:bottom w:val="single" w:sz="8" w:space="0" w:color="152935"/>
              <w:right w:val="nil"/>
            </w:tcBorders>
            <w:shd w:val="clear" w:color="auto" w:fill="FFFFFF"/>
            <w:vAlign w:val="bottom"/>
          </w:tcPr>
          <w:p w14:paraId="78B1457F"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14:paraId="43C4039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14:paraId="51CB55D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14:paraId="00A998C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14:paraId="0556416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14:paraId="303F2ADC" w14:textId="77777777" w:rsidTr="00F748B7">
        <w:trPr>
          <w:cantSplit/>
        </w:trPr>
        <w:tc>
          <w:tcPr>
            <w:tcW w:w="744" w:type="dxa"/>
            <w:vMerge w:val="restart"/>
            <w:tcBorders>
              <w:top w:val="single" w:sz="8" w:space="0" w:color="152935"/>
              <w:left w:val="nil"/>
              <w:bottom w:val="single" w:sz="8" w:space="0" w:color="152935"/>
              <w:right w:val="nil"/>
            </w:tcBorders>
            <w:shd w:val="clear" w:color="auto" w:fill="E0E0E0"/>
          </w:tcPr>
          <w:p w14:paraId="6F6E668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14:paraId="7960D60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14:paraId="12FFF4B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14:paraId="005B8A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14:paraId="52E5427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14:paraId="403444C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14:paraId="4B0EE228"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25C05F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F5E094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14:paraId="7597EC1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049681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7B2B925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14:paraId="519B3A0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14:paraId="03C74B88"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50705C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97576B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14:paraId="3A571E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B2C53F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2E9E4BD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14:paraId="09CFCBB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14:paraId="1E94285C"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FA9534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6DECD7C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14:paraId="321FF43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EE7ED7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728DDD1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14:paraId="4768E7D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14:paraId="1BC293B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4DD1CC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1A6B3F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14:paraId="1353269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7FBF4C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17EA372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14:paraId="0F53C53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14:paraId="23E27690"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2A9DC8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97DE2F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14:paraId="0D79C36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3490DF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74A8CF1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14:paraId="0B1E48F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14:paraId="4CCFBA50"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1EB40B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91D79A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14:paraId="7ACFD93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2CD415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6750742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14:paraId="1484FC4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14:paraId="1E8E2844"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82B6C9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4F1114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14:paraId="7F2FB9E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4FB1A0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10231D7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14:paraId="2E2D652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14:paraId="3F2A56DB"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EAB7AC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392792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14:paraId="453F1BA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115600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4C122F3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14:paraId="70A9DA5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14:paraId="7876CFA0"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652F72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7E1A7E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14:paraId="36F437D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20F1FE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2947B0D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14:paraId="3E59073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14:paraId="73CA5DC5"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10816A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E58C86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14:paraId="1F0BD2F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3A8DC4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20186F9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14:paraId="647EE95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14:paraId="7329E30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57C48B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BFDD7D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14:paraId="544F15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8EB20F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6F5C1BC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14:paraId="3BA2E4A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14:paraId="4EBCFAE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8F69A7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791BAC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14:paraId="4CB81AF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DEE92E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54866B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14:paraId="43D147D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14:paraId="05F7EE2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2F1A7C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BBDC0C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14:paraId="4998689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6F0E60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12B4B85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14:paraId="3A0FA9F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14:paraId="2CD94CEB"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3771E7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BD870B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14:paraId="196983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FF745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4C20429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14:paraId="0CA83A8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14:paraId="0F0172D8"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76895F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24EAA6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14:paraId="4EEB302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FA3AEE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3578854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14:paraId="6B9D5C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14:paraId="438C3F8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59F7E0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2B340F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14:paraId="01D01CD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7EE7D0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033E6B9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14:paraId="0CB2D46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14:paraId="5B28EBC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66D038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F2D547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14:paraId="190F48C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A66EB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5975DEC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14:paraId="19F15A7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14:paraId="6F8C028B"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BE971D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5C0B1A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14:paraId="5C6B184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38F046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70A8CE7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170680E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14:paraId="7516C976"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94A8C8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6BFDDE9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14:paraId="05517F5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28E9B2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53E2CE4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3F1072F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14:paraId="0D8DF19A"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63BB75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BF6629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14:paraId="76314C1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C4002C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1EB6E3E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695218C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14:paraId="327DA950"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97A49D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0370372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14:paraId="03003F1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B81151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62140FD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36B0AA2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14:paraId="03FFFBE8"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9D52C8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21A991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14:paraId="717054A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D6CA58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4C17B0B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43E359F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14:paraId="6497FFB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E6FA13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6B887BB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14:paraId="6DFF194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E79DE7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54581FB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53C5C15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14:paraId="276111FA"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63A4E7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5E151D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14:paraId="600EB0A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E9BCC0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29EE64A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39986B8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14:paraId="6C9E59C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1FB5CB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31FC6F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14:paraId="6520FBA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D63DEA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3B62BA5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559267A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14:paraId="215E038C"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1E76D1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6516CA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14:paraId="2CC297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028459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6402F3E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6054697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14:paraId="45C043E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EBAD02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FCF334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14:paraId="5AEF8BA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2CD637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0C6E290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792970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14:paraId="606E0AA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BF92C7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12B924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14:paraId="1F972E0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5CD3E3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2DD7EFD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5018BF4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14:paraId="5D1A43AE"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89AE9E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6A0B2E5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14:paraId="49FD6BB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A1B0AF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1A80E0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5D212F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7F3E135D"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3A34E9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B0BC62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14:paraId="4DBDE6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946E47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7FB6B75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1FA45AD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722D76A2"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B79E38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14:paraId="5E19842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14:paraId="13EEF60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14:paraId="51603C2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14:paraId="73F1BD4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14:paraId="1BF71D58"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552D117F"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14:paraId="084FC526" w14:textId="77777777" w:rsidTr="00F748B7">
        <w:trPr>
          <w:cantSplit/>
        </w:trPr>
        <w:tc>
          <w:tcPr>
            <w:tcW w:w="6608" w:type="dxa"/>
            <w:gridSpan w:val="6"/>
            <w:tcBorders>
              <w:top w:val="nil"/>
              <w:left w:val="nil"/>
              <w:bottom w:val="nil"/>
              <w:right w:val="nil"/>
            </w:tcBorders>
            <w:shd w:val="clear" w:color="auto" w:fill="FFFFFF"/>
            <w:vAlign w:val="center"/>
          </w:tcPr>
          <w:p w14:paraId="3D051DA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14:paraId="69F9F2D7" w14:textId="77777777" w:rsidTr="00F748B7">
        <w:trPr>
          <w:cantSplit/>
        </w:trPr>
        <w:tc>
          <w:tcPr>
            <w:tcW w:w="1488" w:type="dxa"/>
            <w:gridSpan w:val="2"/>
            <w:tcBorders>
              <w:top w:val="nil"/>
              <w:left w:val="nil"/>
              <w:bottom w:val="single" w:sz="8" w:space="0" w:color="152935"/>
              <w:right w:val="nil"/>
            </w:tcBorders>
            <w:shd w:val="clear" w:color="auto" w:fill="FFFFFF"/>
            <w:vAlign w:val="bottom"/>
          </w:tcPr>
          <w:p w14:paraId="774AF3BB"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14:paraId="11753E3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14:paraId="59E1031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14:paraId="2841A41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14:paraId="7941BCE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14:paraId="4CBCBC8D" w14:textId="77777777" w:rsidTr="00F748B7">
        <w:trPr>
          <w:cantSplit/>
        </w:trPr>
        <w:tc>
          <w:tcPr>
            <w:tcW w:w="744" w:type="dxa"/>
            <w:vMerge w:val="restart"/>
            <w:tcBorders>
              <w:top w:val="single" w:sz="8" w:space="0" w:color="152935"/>
              <w:left w:val="nil"/>
              <w:bottom w:val="single" w:sz="8" w:space="0" w:color="152935"/>
              <w:right w:val="nil"/>
            </w:tcBorders>
            <w:shd w:val="clear" w:color="auto" w:fill="E0E0E0"/>
          </w:tcPr>
          <w:p w14:paraId="34E6100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14:paraId="7901A1E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14:paraId="4EADE2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14:paraId="7FDA2DB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14:paraId="7019B40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14:paraId="251C60D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14:paraId="3C380BD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F9A44E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C51A63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14:paraId="436329A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E42E8E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77EDC6F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14:paraId="77F63AB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14:paraId="2B89CDEA"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D2B5DA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3B5612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14:paraId="305D14E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DF86FF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3EEBFC1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14:paraId="7E33FD4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14:paraId="2EDE557D"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0AD5A8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577DD8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14:paraId="127ADCD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E75DDC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5AC9AFF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14:paraId="0670C26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14:paraId="4B92667B"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2826A1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002D9BE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14:paraId="70C1A2D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F90CA0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00A25D9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14:paraId="6FEBFE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14:paraId="3147FA88"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A7265A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1B2CA3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14:paraId="6304F7F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0AAE52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4726CCA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14:paraId="3685422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14:paraId="1E11CF0F"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16312D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0D791D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14:paraId="29037C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5BE35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6D0590C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14:paraId="0991165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14:paraId="65D33D5A"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C413DA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5DE7FDC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14:paraId="27FF6C4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CEA718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1911502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14:paraId="483CF6C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14:paraId="501C695A"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3E58D7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871246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14:paraId="378DC41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4A906F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737E072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14:paraId="44E63F6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14:paraId="6396A6C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D028E5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61B87F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14:paraId="393C83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17D300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1AA8DC0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14:paraId="5B0ED88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14:paraId="61A2432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588654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CA11CF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14:paraId="4BE226D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DF82B8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74AA500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14:paraId="44CC032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14:paraId="0A0C513B"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28F6909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616133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14:paraId="67EC63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2A482C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2C3A855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14:paraId="5C1AC53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14:paraId="5D7E3186"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595092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18C999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14:paraId="59EC5AA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B5F29C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6CD2F1C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14:paraId="7392B03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14:paraId="2F06CFEA"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D3EC6E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C619B5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14:paraId="4790D8A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AD56C1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08A0A93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14:paraId="16895EC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14:paraId="1FF412F4"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3631DF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C829F3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14:paraId="3A24050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2E1F95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02268A7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14:paraId="1B9AE29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14:paraId="2D81A41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187DF6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049328B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14:paraId="1C8D154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B74F0E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004A675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14:paraId="416A7E7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14:paraId="508D890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1811C4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127081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14:paraId="416F3A7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321EF3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27E22B7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14:paraId="2AA9D6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14:paraId="1B07B705"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0CDBBD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FABDDB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14:paraId="0F66125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9DB8C4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56A1110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14:paraId="7C170AD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14:paraId="329C671C"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204F74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638F756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14:paraId="1197A7A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207136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647FFB3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1CD5013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14:paraId="6A0EF023"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52C65A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03439DC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14:paraId="54083E9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B56379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15A0968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4CBC2CC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14:paraId="5F2AE980"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A1F55B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F292A7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14:paraId="6950271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2F9BA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01669D7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58B2D1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14:paraId="298A6657"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C4CB85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7649414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14:paraId="7359AF1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29FA41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51677F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0A819DA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14:paraId="6052CD09"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D84DA7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CBCFBC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14:paraId="69144CF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AD8D4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7B60047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2D98F74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14:paraId="28090F45"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390AA3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FDFA31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14:paraId="018003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716A3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2A7B0D5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4DBB5DC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14:paraId="7C33ED86"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E9B8AC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028D84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14:paraId="29FDF4B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EA29B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0F240C6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74FBD55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14:paraId="51702442"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F2C312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0D67832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14:paraId="571F807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E8FC3B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1C53708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48110EC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14:paraId="0D173B17"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562BD48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6A848BF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14:paraId="79F97B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2F1E3F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44C3FA9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2D72183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14:paraId="4C7A3346"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4F429DA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49A7B1C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14:paraId="415C783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37C83B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2AD4C9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4035012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14:paraId="0737F55B"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70DD2C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385D028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14:paraId="6336B8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55B8B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6413D09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67356A3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14:paraId="5CA4EB6B"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08CC5AD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22C56EC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14:paraId="0B369FA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996C23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37A4E8C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4C831AB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0B1747B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3DE85B4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14:paraId="1601E8B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14:paraId="62488F7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4B5894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14:paraId="13610F1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14:paraId="0D8D91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763BCB2B"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726121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14:paraId="2A91C0F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14:paraId="34A3D8A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14:paraId="0CBB8F9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14:paraId="128005D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14:paraId="546D0A95"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6EEE370A"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14:paraId="162BBE49" w14:textId="77777777" w:rsidTr="00F748B7">
        <w:trPr>
          <w:cantSplit/>
        </w:trPr>
        <w:tc>
          <w:tcPr>
            <w:tcW w:w="8138" w:type="dxa"/>
            <w:gridSpan w:val="6"/>
            <w:tcBorders>
              <w:top w:val="nil"/>
              <w:left w:val="nil"/>
              <w:bottom w:val="nil"/>
              <w:right w:val="nil"/>
            </w:tcBorders>
            <w:shd w:val="clear" w:color="auto" w:fill="FFFFFF"/>
            <w:vAlign w:val="center"/>
          </w:tcPr>
          <w:p w14:paraId="43C275B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CRECEIVErecip</w:t>
            </w:r>
          </w:p>
        </w:tc>
      </w:tr>
      <w:tr w:rsidR="00362B6F" w:rsidRPr="00362B6F" w14:paraId="28B71C58" w14:textId="77777777" w:rsidTr="00F748B7">
        <w:trPr>
          <w:cantSplit/>
        </w:trPr>
        <w:tc>
          <w:tcPr>
            <w:tcW w:w="3031" w:type="dxa"/>
            <w:gridSpan w:val="2"/>
            <w:tcBorders>
              <w:top w:val="nil"/>
              <w:left w:val="nil"/>
              <w:bottom w:val="single" w:sz="8" w:space="0" w:color="152935"/>
              <w:right w:val="nil"/>
            </w:tcBorders>
            <w:shd w:val="clear" w:color="auto" w:fill="FFFFFF"/>
            <w:vAlign w:val="bottom"/>
          </w:tcPr>
          <w:p w14:paraId="272FBC34"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14:paraId="6D53EDE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47D9CC8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14:paraId="0987E6D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14:paraId="3DB01F8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14:paraId="63913D52" w14:textId="77777777" w:rsidTr="00F748B7">
        <w:trPr>
          <w:cantSplit/>
        </w:trPr>
        <w:tc>
          <w:tcPr>
            <w:tcW w:w="741" w:type="dxa"/>
            <w:vMerge w:val="restart"/>
            <w:tcBorders>
              <w:top w:val="single" w:sz="8" w:space="0" w:color="152935"/>
              <w:left w:val="nil"/>
              <w:bottom w:val="single" w:sz="8" w:space="0" w:color="152935"/>
              <w:right w:val="nil"/>
            </w:tcBorders>
            <w:shd w:val="clear" w:color="auto" w:fill="E0E0E0"/>
          </w:tcPr>
          <w:p w14:paraId="13C737A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14:paraId="5CAFF4A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14:paraId="6548F6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3B2BD5B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14:paraId="1BB28DE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14:paraId="2BFB524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14:paraId="3BA8F28D"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55EA5B7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1AC3B48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14:paraId="60F27AA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51578AE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2678383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6D10E18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14:paraId="4C584585"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5B6DE47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21E2698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14:paraId="05F6E75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6C14B34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712F05C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33FEADA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14:paraId="354DB5A0"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716FCA1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68A8DF3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14:paraId="3187715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3413A07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700101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719327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14:paraId="5033A70C"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013D92D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32381D0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14:paraId="2DBE48D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77FE623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750BFB2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67AF6E9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14:paraId="517A3180"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689C56A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50B5B9C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14:paraId="66A426E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4276886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585B884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4A87A96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14:paraId="6A2539CB"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57C9E2F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771564B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14:paraId="0AC6914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7EC0634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35AD78C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5AFE558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14:paraId="3106054E"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312721B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45449AA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14:paraId="73EDF59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0AF2DA6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21B063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06F646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14:paraId="417B0793"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4F063FF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3DD12DF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14:paraId="1CDD35E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6D6971D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0142767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6DC88AA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14:paraId="274CFF63"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27DE638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199DE73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14:paraId="59BB543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029B714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2056088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1F9161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14:paraId="18E373DD"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4FEE4DB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0428034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14:paraId="0E13860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1E0A7BD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133D95C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3CA820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14:paraId="712F2900"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68E09B8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0BBB9DB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14:paraId="379EC2E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60A926E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54469B8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33CA411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14:paraId="2971CD8C"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3944E08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226795A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14:paraId="7AE5215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433D52E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22A3818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14:paraId="75ADD92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14:paraId="19C8E9F6"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0DE735E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7A0A86D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14:paraId="00E32C3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2622F7B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26851B5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14:paraId="5B77B0D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14:paraId="46CC0E55"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4BC4521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458E206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14:paraId="787D3C3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777D254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170B563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14:paraId="28F7D5A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14:paraId="0462A0CC"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1D4EA23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6CB2729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14:paraId="14E418A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0D927E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481A712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14:paraId="3972CE5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14:paraId="32D77D57"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56BF66A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07D13B5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14:paraId="00DED81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0015CA5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5F015F5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14:paraId="52B2DD0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14:paraId="550B03B8"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0FF033D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0D02AD8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14:paraId="3AC7103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01C7075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4B70A4B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14:paraId="3B6CB93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14:paraId="44F521ED"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229A8A4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1DB796D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14:paraId="27238AA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198B17D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081F42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14:paraId="323561C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14:paraId="5962CEE8"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0B236CF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69193BB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14:paraId="0813D2F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7B91032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0532DC9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14:paraId="0B4461A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14:paraId="44F4029B"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3EA87D9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60E5CAA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14:paraId="6A9BBA6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734C31C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4D1D958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14:paraId="02FD27F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14:paraId="5CC2A9F2"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6014CB2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18C275A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14:paraId="7728636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637966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43646D4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14:paraId="7EC168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14:paraId="7A700EA5"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32FE8B4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6A32A90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14:paraId="348BDAF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745B487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6CF89D5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14:paraId="18B8891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14:paraId="1D5B0D20"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37EEC13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5D77E6D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14:paraId="5BDFFAA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3AA0DBF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4823B57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14:paraId="1CF5D0E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14:paraId="12802EFA"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49133FB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028141E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14:paraId="33CAFC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0D3798C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28ED789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14:paraId="39371DD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14:paraId="46113311"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5A96E1F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6966D26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14:paraId="28A3DE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318DE18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2B1282D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14:paraId="00332B4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14:paraId="3154C8FC"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1CE0E3F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7A95C22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14:paraId="5E46736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4FC67F2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0D08C64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14:paraId="24AA38E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14:paraId="0C592D00"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1CAF3CB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09B847A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14:paraId="7DA1234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29D397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355532B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14:paraId="2087948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14:paraId="225DC8C1"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5420107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6D23CF2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14:paraId="11CE56D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33E764E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4F15EA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14:paraId="16D5C7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14:paraId="2386000C"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02EB551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192BA64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14:paraId="3A95B1C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1BD1150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3F2168B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14:paraId="7FBA27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14:paraId="3451E162"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66BC823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14:paraId="68DD024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14:paraId="01AD266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6AA6F14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14:paraId="2182B23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14:paraId="2DFBEA2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4B7218EE"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44404DE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14:paraId="71FAA1C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14:paraId="371DA5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14:paraId="0769382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14:paraId="6A9C48B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14:paraId="089EB428"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7333375A"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0EDF702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14:paraId="2CDF718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14:paraId="1313E3B9"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7D13FE34"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443C2806" wp14:editId="52D83CDB">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30C1478"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0179F193"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E354DCD"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4CA36CC2" wp14:editId="34902818">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DF68131"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14C705BA"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2336AA4"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195EDD7D" wp14:editId="6763C3CC">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98EE6A6"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7A335CAC"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1F7721C1"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795B5C92" wp14:editId="40FB49B8">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3856B8EA"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7200ADA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14:paraId="1F12551B"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14:paraId="47EBC853" w14:textId="77777777" w:rsidTr="00F748B7">
        <w:trPr>
          <w:cantSplit/>
        </w:trPr>
        <w:tc>
          <w:tcPr>
            <w:tcW w:w="6239" w:type="dxa"/>
            <w:gridSpan w:val="3"/>
            <w:tcBorders>
              <w:top w:val="nil"/>
              <w:left w:val="nil"/>
              <w:bottom w:val="nil"/>
              <w:right w:val="nil"/>
            </w:tcBorders>
            <w:shd w:val="clear" w:color="auto" w:fill="FFFFFF"/>
            <w:vAlign w:val="center"/>
          </w:tcPr>
          <w:p w14:paraId="1D57AF4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14:paraId="09A3CB19" w14:textId="77777777" w:rsidTr="00F748B7">
        <w:trPr>
          <w:cantSplit/>
        </w:trPr>
        <w:tc>
          <w:tcPr>
            <w:tcW w:w="3724" w:type="dxa"/>
            <w:gridSpan w:val="2"/>
            <w:tcBorders>
              <w:top w:val="nil"/>
              <w:left w:val="nil"/>
              <w:bottom w:val="single" w:sz="8" w:space="0" w:color="AEAEAE"/>
              <w:right w:val="nil"/>
            </w:tcBorders>
            <w:shd w:val="clear" w:color="auto" w:fill="E0E0E0"/>
          </w:tcPr>
          <w:p w14:paraId="3B71055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14:paraId="79E60D9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14:paraId="349C5D0E" w14:textId="77777777" w:rsidTr="00F748B7">
        <w:trPr>
          <w:cantSplit/>
        </w:trPr>
        <w:tc>
          <w:tcPr>
            <w:tcW w:w="3724" w:type="dxa"/>
            <w:gridSpan w:val="2"/>
            <w:tcBorders>
              <w:top w:val="single" w:sz="8" w:space="0" w:color="AEAEAE"/>
              <w:left w:val="nil"/>
              <w:bottom w:val="single" w:sz="8" w:space="0" w:color="AEAEAE"/>
              <w:right w:val="nil"/>
            </w:tcBorders>
            <w:shd w:val="clear" w:color="auto" w:fill="E0E0E0"/>
          </w:tcPr>
          <w:p w14:paraId="6BB339F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14:paraId="55C2FE23"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623AAF1E" w14:textId="77777777" w:rsidTr="00F748B7">
        <w:trPr>
          <w:cantSplit/>
        </w:trPr>
        <w:tc>
          <w:tcPr>
            <w:tcW w:w="1241" w:type="dxa"/>
            <w:vMerge w:val="restart"/>
            <w:tcBorders>
              <w:top w:val="single" w:sz="8" w:space="0" w:color="AEAEAE"/>
              <w:left w:val="nil"/>
              <w:bottom w:val="single" w:sz="8" w:space="0" w:color="AEAEAE"/>
              <w:right w:val="nil"/>
            </w:tcBorders>
            <w:shd w:val="clear" w:color="auto" w:fill="E0E0E0"/>
          </w:tcPr>
          <w:p w14:paraId="6DAAC1D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14:paraId="4ADB5A8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14:paraId="5C2DC06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14:paraId="66AC690E"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005CF63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095EF13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14:paraId="1A5915F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14:paraId="6F752926"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7F4721D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66EA8F9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14:paraId="4F93AD8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710330D7"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7CB8827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4D725CE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14:paraId="3763215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39A88698"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22759C5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14FAC52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14:paraId="7369B74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5F9C598C"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1140356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674EB05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14:paraId="50D03C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14:paraId="465E0CE3" w14:textId="77777777" w:rsidTr="00F748B7">
        <w:trPr>
          <w:cantSplit/>
        </w:trPr>
        <w:tc>
          <w:tcPr>
            <w:tcW w:w="3724" w:type="dxa"/>
            <w:gridSpan w:val="2"/>
            <w:tcBorders>
              <w:top w:val="single" w:sz="8" w:space="0" w:color="AEAEAE"/>
              <w:left w:val="nil"/>
              <w:bottom w:val="single" w:sz="8" w:space="0" w:color="AEAEAE"/>
              <w:right w:val="nil"/>
            </w:tcBorders>
            <w:shd w:val="clear" w:color="auto" w:fill="E0E0E0"/>
          </w:tcPr>
          <w:p w14:paraId="0C242AC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14:paraId="6288C7E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14:paraId="34693BE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14:paraId="442B46E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14:paraId="4B4D260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14:paraId="69B7AC6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14:paraId="07242C58" w14:textId="77777777" w:rsidTr="00F748B7">
        <w:trPr>
          <w:cantSplit/>
        </w:trPr>
        <w:tc>
          <w:tcPr>
            <w:tcW w:w="1241" w:type="dxa"/>
            <w:vMerge w:val="restart"/>
            <w:tcBorders>
              <w:top w:val="single" w:sz="8" w:space="0" w:color="AEAEAE"/>
              <w:left w:val="nil"/>
              <w:bottom w:val="single" w:sz="8" w:space="0" w:color="152935"/>
              <w:right w:val="nil"/>
            </w:tcBorders>
            <w:shd w:val="clear" w:color="auto" w:fill="E0E0E0"/>
          </w:tcPr>
          <w:p w14:paraId="21214B0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14:paraId="1547972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14:paraId="767F27B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14:paraId="5D9BF9EF" w14:textId="77777777" w:rsidTr="00F748B7">
        <w:trPr>
          <w:cantSplit/>
        </w:trPr>
        <w:tc>
          <w:tcPr>
            <w:tcW w:w="1241" w:type="dxa"/>
            <w:vMerge/>
            <w:tcBorders>
              <w:top w:val="single" w:sz="8" w:space="0" w:color="AEAEAE"/>
              <w:left w:val="nil"/>
              <w:bottom w:val="single" w:sz="8" w:space="0" w:color="152935"/>
              <w:right w:val="nil"/>
            </w:tcBorders>
            <w:shd w:val="clear" w:color="auto" w:fill="E0E0E0"/>
          </w:tcPr>
          <w:p w14:paraId="11C5E5B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14:paraId="700B5F3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14:paraId="7F50E63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14:paraId="43D023B6"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22F6C773"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0347FB47" wp14:editId="7B7F87B0">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704E4172"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053194E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14:paraId="5A28FC90"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14:paraId="231F9BF9" w14:textId="77777777" w:rsidTr="00F748B7">
        <w:trPr>
          <w:cantSplit/>
        </w:trPr>
        <w:tc>
          <w:tcPr>
            <w:tcW w:w="6239" w:type="dxa"/>
            <w:gridSpan w:val="3"/>
            <w:tcBorders>
              <w:top w:val="nil"/>
              <w:left w:val="nil"/>
              <w:bottom w:val="nil"/>
              <w:right w:val="nil"/>
            </w:tcBorders>
            <w:shd w:val="clear" w:color="auto" w:fill="FFFFFF"/>
            <w:vAlign w:val="center"/>
          </w:tcPr>
          <w:p w14:paraId="716DFA1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14:paraId="62C8CC0F" w14:textId="77777777" w:rsidTr="00F748B7">
        <w:trPr>
          <w:cantSplit/>
        </w:trPr>
        <w:tc>
          <w:tcPr>
            <w:tcW w:w="3724" w:type="dxa"/>
            <w:gridSpan w:val="2"/>
            <w:tcBorders>
              <w:top w:val="nil"/>
              <w:left w:val="nil"/>
              <w:bottom w:val="single" w:sz="8" w:space="0" w:color="AEAEAE"/>
              <w:right w:val="nil"/>
            </w:tcBorders>
            <w:shd w:val="clear" w:color="auto" w:fill="E0E0E0"/>
          </w:tcPr>
          <w:p w14:paraId="0EAF56A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14:paraId="779D260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14:paraId="5644BB7A" w14:textId="77777777" w:rsidTr="00F748B7">
        <w:trPr>
          <w:cantSplit/>
        </w:trPr>
        <w:tc>
          <w:tcPr>
            <w:tcW w:w="3724" w:type="dxa"/>
            <w:gridSpan w:val="2"/>
            <w:tcBorders>
              <w:top w:val="single" w:sz="8" w:space="0" w:color="AEAEAE"/>
              <w:left w:val="nil"/>
              <w:bottom w:val="single" w:sz="8" w:space="0" w:color="AEAEAE"/>
              <w:right w:val="nil"/>
            </w:tcBorders>
            <w:shd w:val="clear" w:color="auto" w:fill="E0E0E0"/>
          </w:tcPr>
          <w:p w14:paraId="4C493C7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14:paraId="30A21D24"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697F6B4C" w14:textId="77777777" w:rsidTr="00F748B7">
        <w:trPr>
          <w:cantSplit/>
        </w:trPr>
        <w:tc>
          <w:tcPr>
            <w:tcW w:w="1241" w:type="dxa"/>
            <w:vMerge w:val="restart"/>
            <w:tcBorders>
              <w:top w:val="single" w:sz="8" w:space="0" w:color="AEAEAE"/>
              <w:left w:val="nil"/>
              <w:bottom w:val="single" w:sz="8" w:space="0" w:color="AEAEAE"/>
              <w:right w:val="nil"/>
            </w:tcBorders>
            <w:shd w:val="clear" w:color="auto" w:fill="E0E0E0"/>
          </w:tcPr>
          <w:p w14:paraId="25D9298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14:paraId="171A598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14:paraId="68E9B98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14:paraId="6170C4C7"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58443B1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4C9BE48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14:paraId="139BF77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14:paraId="2CD94564"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3E39E38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4DD9A43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14:paraId="317D3EA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059B73BD"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2647D41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2C9F2F4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14:paraId="71E5528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655B79BE"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37B3CEC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0810C68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14:paraId="069D8DF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07D6B617"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015A5F6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030A525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14:paraId="3E06041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14:paraId="3DA89782" w14:textId="77777777" w:rsidTr="00F748B7">
        <w:trPr>
          <w:cantSplit/>
        </w:trPr>
        <w:tc>
          <w:tcPr>
            <w:tcW w:w="3724" w:type="dxa"/>
            <w:gridSpan w:val="2"/>
            <w:tcBorders>
              <w:top w:val="single" w:sz="8" w:space="0" w:color="AEAEAE"/>
              <w:left w:val="nil"/>
              <w:bottom w:val="single" w:sz="8" w:space="0" w:color="AEAEAE"/>
              <w:right w:val="nil"/>
            </w:tcBorders>
            <w:shd w:val="clear" w:color="auto" w:fill="E0E0E0"/>
          </w:tcPr>
          <w:p w14:paraId="5314342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14:paraId="49224F1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14:paraId="44409CF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CRECEIVEln</w:t>
            </w:r>
          </w:p>
          <w:p w14:paraId="7DD27C6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14:paraId="0EFA8E7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CRECEIVEln by CLAIMS'</w:t>
            </w:r>
          </w:p>
          <w:p w14:paraId="3D388DE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14:paraId="45AF27BB" w14:textId="77777777" w:rsidTr="00F748B7">
        <w:trPr>
          <w:cantSplit/>
        </w:trPr>
        <w:tc>
          <w:tcPr>
            <w:tcW w:w="1241" w:type="dxa"/>
            <w:vMerge w:val="restart"/>
            <w:tcBorders>
              <w:top w:val="single" w:sz="8" w:space="0" w:color="AEAEAE"/>
              <w:left w:val="nil"/>
              <w:bottom w:val="single" w:sz="8" w:space="0" w:color="152935"/>
              <w:right w:val="nil"/>
            </w:tcBorders>
            <w:shd w:val="clear" w:color="auto" w:fill="E0E0E0"/>
          </w:tcPr>
          <w:p w14:paraId="07C91FB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14:paraId="49D32A0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14:paraId="4500AB0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14:paraId="696D1C90" w14:textId="77777777" w:rsidTr="00F748B7">
        <w:trPr>
          <w:cantSplit/>
        </w:trPr>
        <w:tc>
          <w:tcPr>
            <w:tcW w:w="1241" w:type="dxa"/>
            <w:vMerge/>
            <w:tcBorders>
              <w:top w:val="single" w:sz="8" w:space="0" w:color="AEAEAE"/>
              <w:left w:val="nil"/>
              <w:bottom w:val="single" w:sz="8" w:space="0" w:color="152935"/>
              <w:right w:val="nil"/>
            </w:tcBorders>
            <w:shd w:val="clear" w:color="auto" w:fill="E0E0E0"/>
          </w:tcPr>
          <w:p w14:paraId="6B93FD2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14:paraId="2762F72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14:paraId="1AAFE83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14:paraId="19EDA731"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4D33C556"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66857448" wp14:editId="28CADCFA">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6265978"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184339A5"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66073BBE"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E8BC8D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14:paraId="13A460E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14:paraId="2427643A"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14:paraId="35FBBC71" w14:textId="77777777" w:rsidTr="00F748B7">
        <w:trPr>
          <w:cantSplit/>
        </w:trPr>
        <w:tc>
          <w:tcPr>
            <w:tcW w:w="6239" w:type="dxa"/>
            <w:gridSpan w:val="3"/>
            <w:tcBorders>
              <w:top w:val="nil"/>
              <w:left w:val="nil"/>
              <w:bottom w:val="nil"/>
              <w:right w:val="nil"/>
            </w:tcBorders>
            <w:shd w:val="clear" w:color="auto" w:fill="FFFFFF"/>
            <w:vAlign w:val="center"/>
          </w:tcPr>
          <w:p w14:paraId="163CCFC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14:paraId="346C1962" w14:textId="77777777" w:rsidTr="00F748B7">
        <w:trPr>
          <w:cantSplit/>
        </w:trPr>
        <w:tc>
          <w:tcPr>
            <w:tcW w:w="3724" w:type="dxa"/>
            <w:gridSpan w:val="2"/>
            <w:tcBorders>
              <w:top w:val="nil"/>
              <w:left w:val="nil"/>
              <w:bottom w:val="single" w:sz="8" w:space="0" w:color="AEAEAE"/>
              <w:right w:val="nil"/>
            </w:tcBorders>
            <w:shd w:val="clear" w:color="auto" w:fill="E0E0E0"/>
          </w:tcPr>
          <w:p w14:paraId="157908E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14:paraId="5F57553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14:paraId="00D9EB0E" w14:textId="77777777" w:rsidTr="00F748B7">
        <w:trPr>
          <w:cantSplit/>
        </w:trPr>
        <w:tc>
          <w:tcPr>
            <w:tcW w:w="3724" w:type="dxa"/>
            <w:gridSpan w:val="2"/>
            <w:tcBorders>
              <w:top w:val="single" w:sz="8" w:space="0" w:color="AEAEAE"/>
              <w:left w:val="nil"/>
              <w:bottom w:val="single" w:sz="8" w:space="0" w:color="AEAEAE"/>
              <w:right w:val="nil"/>
            </w:tcBorders>
            <w:shd w:val="clear" w:color="auto" w:fill="E0E0E0"/>
          </w:tcPr>
          <w:p w14:paraId="3216A39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14:paraId="298F7DCD"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7BC8E826" w14:textId="77777777" w:rsidTr="00F748B7">
        <w:trPr>
          <w:cantSplit/>
        </w:trPr>
        <w:tc>
          <w:tcPr>
            <w:tcW w:w="1241" w:type="dxa"/>
            <w:vMerge w:val="restart"/>
            <w:tcBorders>
              <w:top w:val="single" w:sz="8" w:space="0" w:color="AEAEAE"/>
              <w:left w:val="nil"/>
              <w:bottom w:val="single" w:sz="8" w:space="0" w:color="AEAEAE"/>
              <w:right w:val="nil"/>
            </w:tcBorders>
            <w:shd w:val="clear" w:color="auto" w:fill="E0E0E0"/>
          </w:tcPr>
          <w:p w14:paraId="431B39C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14:paraId="06852C6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14:paraId="3E05B3A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14:paraId="6CE95813"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657EF0A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51E2A0B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14:paraId="7E3C5DD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14:paraId="70961895"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4EE4AFB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3634C43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14:paraId="21590EB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620EF9DA"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4939FC5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5093A63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14:paraId="4B5DA1A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0F22EAF1"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739401E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1019CF5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14:paraId="4934F18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0690A70E"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499BCEA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7954CCB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14:paraId="453E6AB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14:paraId="3412D7A5" w14:textId="77777777" w:rsidTr="00F748B7">
        <w:trPr>
          <w:cantSplit/>
        </w:trPr>
        <w:tc>
          <w:tcPr>
            <w:tcW w:w="3724" w:type="dxa"/>
            <w:gridSpan w:val="2"/>
            <w:tcBorders>
              <w:top w:val="single" w:sz="8" w:space="0" w:color="AEAEAE"/>
              <w:left w:val="nil"/>
              <w:bottom w:val="single" w:sz="8" w:space="0" w:color="AEAEAE"/>
              <w:right w:val="nil"/>
            </w:tcBorders>
            <w:shd w:val="clear" w:color="auto" w:fill="E0E0E0"/>
          </w:tcPr>
          <w:p w14:paraId="76657CE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14:paraId="2E74B7C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14:paraId="4EBC1B3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14:paraId="216E2FA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14:paraId="1B28005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14:paraId="68A243E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14:paraId="21D99A23" w14:textId="77777777" w:rsidTr="00F748B7">
        <w:trPr>
          <w:cantSplit/>
        </w:trPr>
        <w:tc>
          <w:tcPr>
            <w:tcW w:w="1241" w:type="dxa"/>
            <w:vMerge w:val="restart"/>
            <w:tcBorders>
              <w:top w:val="single" w:sz="8" w:space="0" w:color="AEAEAE"/>
              <w:left w:val="nil"/>
              <w:bottom w:val="single" w:sz="8" w:space="0" w:color="152935"/>
              <w:right w:val="nil"/>
            </w:tcBorders>
            <w:shd w:val="clear" w:color="auto" w:fill="E0E0E0"/>
          </w:tcPr>
          <w:p w14:paraId="51E7A4A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14:paraId="3EA4F1C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14:paraId="58DC98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14:paraId="679D0B31" w14:textId="77777777" w:rsidTr="00F748B7">
        <w:trPr>
          <w:cantSplit/>
        </w:trPr>
        <w:tc>
          <w:tcPr>
            <w:tcW w:w="1241" w:type="dxa"/>
            <w:vMerge/>
            <w:tcBorders>
              <w:top w:val="single" w:sz="8" w:space="0" w:color="AEAEAE"/>
              <w:left w:val="nil"/>
              <w:bottom w:val="single" w:sz="8" w:space="0" w:color="152935"/>
              <w:right w:val="nil"/>
            </w:tcBorders>
            <w:shd w:val="clear" w:color="auto" w:fill="E0E0E0"/>
          </w:tcPr>
          <w:p w14:paraId="33FAE52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14:paraId="3B365BC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14:paraId="2F6C44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14:paraId="0EC34181"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73B49826"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lastRenderedPageBreak/>
        <w:drawing>
          <wp:inline distT="0" distB="0" distL="0" distR="0" wp14:anchorId="098C2F1A" wp14:editId="61F7A879">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723DE309"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4B3BCC9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14:paraId="50240A6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14:paraId="11B0EE70"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14:paraId="6B4AC17F" w14:textId="77777777" w:rsidTr="00F748B7">
        <w:trPr>
          <w:cantSplit/>
        </w:trPr>
        <w:tc>
          <w:tcPr>
            <w:tcW w:w="6239" w:type="dxa"/>
            <w:gridSpan w:val="3"/>
            <w:tcBorders>
              <w:top w:val="nil"/>
              <w:left w:val="nil"/>
              <w:bottom w:val="nil"/>
              <w:right w:val="nil"/>
            </w:tcBorders>
            <w:shd w:val="clear" w:color="auto" w:fill="FFFFFF"/>
            <w:vAlign w:val="center"/>
          </w:tcPr>
          <w:p w14:paraId="4BB7F54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14:paraId="54961E5B" w14:textId="77777777" w:rsidTr="00F748B7">
        <w:trPr>
          <w:cantSplit/>
        </w:trPr>
        <w:tc>
          <w:tcPr>
            <w:tcW w:w="3724" w:type="dxa"/>
            <w:gridSpan w:val="2"/>
            <w:tcBorders>
              <w:top w:val="nil"/>
              <w:left w:val="nil"/>
              <w:bottom w:val="single" w:sz="8" w:space="0" w:color="AEAEAE"/>
              <w:right w:val="nil"/>
            </w:tcBorders>
            <w:shd w:val="clear" w:color="auto" w:fill="E0E0E0"/>
          </w:tcPr>
          <w:p w14:paraId="2DEE114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14:paraId="2118EF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14:paraId="79F536FD" w14:textId="77777777" w:rsidTr="00F748B7">
        <w:trPr>
          <w:cantSplit/>
        </w:trPr>
        <w:tc>
          <w:tcPr>
            <w:tcW w:w="3724" w:type="dxa"/>
            <w:gridSpan w:val="2"/>
            <w:tcBorders>
              <w:top w:val="single" w:sz="8" w:space="0" w:color="AEAEAE"/>
              <w:left w:val="nil"/>
              <w:bottom w:val="single" w:sz="8" w:space="0" w:color="AEAEAE"/>
              <w:right w:val="nil"/>
            </w:tcBorders>
            <w:shd w:val="clear" w:color="auto" w:fill="E0E0E0"/>
          </w:tcPr>
          <w:p w14:paraId="1E1761D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14:paraId="0211A50B"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378974DF" w14:textId="77777777" w:rsidTr="00F748B7">
        <w:trPr>
          <w:cantSplit/>
        </w:trPr>
        <w:tc>
          <w:tcPr>
            <w:tcW w:w="1241" w:type="dxa"/>
            <w:vMerge w:val="restart"/>
            <w:tcBorders>
              <w:top w:val="single" w:sz="8" w:space="0" w:color="AEAEAE"/>
              <w:left w:val="nil"/>
              <w:bottom w:val="single" w:sz="8" w:space="0" w:color="AEAEAE"/>
              <w:right w:val="nil"/>
            </w:tcBorders>
            <w:shd w:val="clear" w:color="auto" w:fill="E0E0E0"/>
          </w:tcPr>
          <w:p w14:paraId="4F4B774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14:paraId="1D2AE66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14:paraId="11D51B6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14:paraId="79D37EA8"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2F554DC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7696938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14:paraId="09A77F8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14:paraId="71BF07FA"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41AEEA7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6E65C5B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14:paraId="51602D8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0627A028"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48A1F8A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08CD222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14:paraId="40A49CF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165C42D2"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3937D6E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2E3B3FF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14:paraId="3212CD5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2750CD85" w14:textId="77777777" w:rsidTr="00F748B7">
        <w:trPr>
          <w:cantSplit/>
        </w:trPr>
        <w:tc>
          <w:tcPr>
            <w:tcW w:w="1241" w:type="dxa"/>
            <w:vMerge/>
            <w:tcBorders>
              <w:top w:val="single" w:sz="8" w:space="0" w:color="AEAEAE"/>
              <w:left w:val="nil"/>
              <w:bottom w:val="single" w:sz="8" w:space="0" w:color="AEAEAE"/>
              <w:right w:val="nil"/>
            </w:tcBorders>
            <w:shd w:val="clear" w:color="auto" w:fill="E0E0E0"/>
          </w:tcPr>
          <w:p w14:paraId="6C7C3F5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14:paraId="7595D5C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14:paraId="1036F48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14:paraId="44E06015" w14:textId="77777777" w:rsidTr="00F748B7">
        <w:trPr>
          <w:cantSplit/>
        </w:trPr>
        <w:tc>
          <w:tcPr>
            <w:tcW w:w="3724" w:type="dxa"/>
            <w:gridSpan w:val="2"/>
            <w:tcBorders>
              <w:top w:val="single" w:sz="8" w:space="0" w:color="AEAEAE"/>
              <w:left w:val="nil"/>
              <w:bottom w:val="single" w:sz="8" w:space="0" w:color="AEAEAE"/>
              <w:right w:val="nil"/>
            </w:tcBorders>
            <w:shd w:val="clear" w:color="auto" w:fill="E0E0E0"/>
          </w:tcPr>
          <w:p w14:paraId="61E92A4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14:paraId="4908B4A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14:paraId="6E0714A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CRECEIVErecip</w:t>
            </w:r>
          </w:p>
          <w:p w14:paraId="20AF338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14:paraId="7C5900E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CRECEIVErecip by CLAIMS'</w:t>
            </w:r>
          </w:p>
          <w:p w14:paraId="7D83D07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14:paraId="0D637036" w14:textId="77777777" w:rsidTr="00F748B7">
        <w:trPr>
          <w:cantSplit/>
        </w:trPr>
        <w:tc>
          <w:tcPr>
            <w:tcW w:w="1241" w:type="dxa"/>
            <w:vMerge w:val="restart"/>
            <w:tcBorders>
              <w:top w:val="single" w:sz="8" w:space="0" w:color="AEAEAE"/>
              <w:left w:val="nil"/>
              <w:bottom w:val="single" w:sz="8" w:space="0" w:color="152935"/>
              <w:right w:val="nil"/>
            </w:tcBorders>
            <w:shd w:val="clear" w:color="auto" w:fill="E0E0E0"/>
          </w:tcPr>
          <w:p w14:paraId="6ED2E82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14:paraId="2C21414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14:paraId="12D1959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14:paraId="0C196B26" w14:textId="77777777" w:rsidTr="00F748B7">
        <w:trPr>
          <w:cantSplit/>
        </w:trPr>
        <w:tc>
          <w:tcPr>
            <w:tcW w:w="1241" w:type="dxa"/>
            <w:vMerge/>
            <w:tcBorders>
              <w:top w:val="single" w:sz="8" w:space="0" w:color="AEAEAE"/>
              <w:left w:val="nil"/>
              <w:bottom w:val="single" w:sz="8" w:space="0" w:color="152935"/>
              <w:right w:val="nil"/>
            </w:tcBorders>
            <w:shd w:val="clear" w:color="auto" w:fill="E0E0E0"/>
          </w:tcPr>
          <w:p w14:paraId="3AD4724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14:paraId="032FE8A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14:paraId="5FFD1B9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14:paraId="463046C1"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7507145A" wp14:editId="2BA4BE34">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45172B8F"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24EEF7C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14:paraId="7EA527B2"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14:paraId="504EAB93" w14:textId="77777777" w:rsidTr="00F748B7">
        <w:trPr>
          <w:cantSplit/>
        </w:trPr>
        <w:tc>
          <w:tcPr>
            <w:tcW w:w="7295" w:type="dxa"/>
            <w:gridSpan w:val="3"/>
            <w:tcBorders>
              <w:top w:val="nil"/>
              <w:left w:val="nil"/>
              <w:bottom w:val="nil"/>
              <w:right w:val="nil"/>
            </w:tcBorders>
            <w:shd w:val="clear" w:color="auto" w:fill="FFFFFF"/>
            <w:vAlign w:val="center"/>
          </w:tcPr>
          <w:p w14:paraId="20F0C8A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14:paraId="6504151B" w14:textId="77777777" w:rsidTr="00F748B7">
        <w:trPr>
          <w:cantSplit/>
        </w:trPr>
        <w:tc>
          <w:tcPr>
            <w:tcW w:w="4786" w:type="dxa"/>
            <w:gridSpan w:val="2"/>
            <w:tcBorders>
              <w:top w:val="nil"/>
              <w:left w:val="nil"/>
              <w:bottom w:val="single" w:sz="8" w:space="0" w:color="AEAEAE"/>
              <w:right w:val="nil"/>
            </w:tcBorders>
            <w:shd w:val="clear" w:color="auto" w:fill="E0E0E0"/>
          </w:tcPr>
          <w:p w14:paraId="7518F85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14:paraId="59FD49C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14:paraId="5B2D956E"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68AAA76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14:paraId="75E48775"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4F29721A"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7ECA759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14:paraId="380E6A3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14:paraId="1C0D8EB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14:paraId="5686E644"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040B24F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3A94EEB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14:paraId="7E95DE8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14:paraId="7B238A55"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103C970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F7B60C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14:paraId="3B3BAB3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14:paraId="13E2EAB8"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1D7ED1A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253E717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14:paraId="67932AE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57BA22E5"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03534AC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2D691F3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14:paraId="34DE85A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3DFDFAE0"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1AD9931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27EDBD4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14:paraId="6682AB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14:paraId="19588C9C"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538E4B9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14:paraId="14F71FD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14:paraId="678CA31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14:paraId="4FC69CE5"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7516F07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0C1332F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14:paraId="5796D06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14:paraId="6A9439FD"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117DD8F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14:paraId="23F9DC3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14:paraId="43820B5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14:paraId="6EF8D40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14:paraId="5AEAF3D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14:paraId="0298B30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14:paraId="3719EBE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14:paraId="787C42F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14:paraId="52217E6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14:paraId="69FB27A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14:paraId="632E3E7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14:paraId="00201A0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PLOT(ZRESID) OUTLIERS(3).</w:t>
            </w:r>
          </w:p>
        </w:tc>
      </w:tr>
      <w:tr w:rsidR="00362B6F" w:rsidRPr="00362B6F" w14:paraId="03036BC3" w14:textId="77777777" w:rsidTr="00F748B7">
        <w:trPr>
          <w:cantSplit/>
        </w:trPr>
        <w:tc>
          <w:tcPr>
            <w:tcW w:w="2308" w:type="dxa"/>
            <w:vMerge w:val="restart"/>
            <w:tcBorders>
              <w:top w:val="single" w:sz="8" w:space="0" w:color="AEAEAE"/>
              <w:left w:val="nil"/>
              <w:bottom w:val="single" w:sz="8" w:space="0" w:color="152935"/>
              <w:right w:val="nil"/>
            </w:tcBorders>
            <w:shd w:val="clear" w:color="auto" w:fill="E0E0E0"/>
          </w:tcPr>
          <w:p w14:paraId="538193E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14:paraId="2D12CEF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14:paraId="459BBF3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14:paraId="3EFF716C"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3549D5F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6CA1E1B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14:paraId="195DCFF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14:paraId="22D1B026"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68AF156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FD4C9B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14:paraId="414C2FC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14:paraId="690FC5A8"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615F66E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14:paraId="23FAFE7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14:paraId="6EFFDEB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14:paraId="1D1E9A45"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A11138C" w14:textId="77777777"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14:paraId="3C27AA77" w14:textId="77777777"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14:paraId="58C37171" w14:textId="77777777"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14:paraId="2F90AF76" w14:textId="77777777" w:rsidTr="00F748B7">
        <w:trPr>
          <w:cantSplit/>
        </w:trPr>
        <w:tc>
          <w:tcPr>
            <w:tcW w:w="4742" w:type="dxa"/>
            <w:gridSpan w:val="4"/>
            <w:tcBorders>
              <w:top w:val="nil"/>
              <w:left w:val="nil"/>
              <w:bottom w:val="nil"/>
              <w:right w:val="nil"/>
            </w:tcBorders>
            <w:shd w:val="clear" w:color="auto" w:fill="FFFFFF"/>
            <w:vAlign w:val="center"/>
          </w:tcPr>
          <w:p w14:paraId="5CE3F09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14:paraId="542B627F" w14:textId="77777777" w:rsidTr="00F748B7">
        <w:trPr>
          <w:cantSplit/>
        </w:trPr>
        <w:tc>
          <w:tcPr>
            <w:tcW w:w="1186" w:type="dxa"/>
            <w:tcBorders>
              <w:top w:val="nil"/>
              <w:left w:val="nil"/>
              <w:bottom w:val="single" w:sz="8" w:space="0" w:color="152935"/>
              <w:right w:val="nil"/>
            </w:tcBorders>
            <w:shd w:val="clear" w:color="auto" w:fill="FFFFFF"/>
            <w:vAlign w:val="bottom"/>
          </w:tcPr>
          <w:p w14:paraId="5CA811F7"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14:paraId="36C6113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14:paraId="6790293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14:paraId="208973C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14:paraId="4C963DFE" w14:textId="77777777" w:rsidTr="00F748B7">
        <w:trPr>
          <w:cantSplit/>
        </w:trPr>
        <w:tc>
          <w:tcPr>
            <w:tcW w:w="1186" w:type="dxa"/>
            <w:tcBorders>
              <w:top w:val="single" w:sz="8" w:space="0" w:color="152935"/>
              <w:left w:val="nil"/>
              <w:bottom w:val="single" w:sz="8" w:space="0" w:color="AEAEAE"/>
              <w:right w:val="nil"/>
            </w:tcBorders>
            <w:shd w:val="clear" w:color="auto" w:fill="E0E0E0"/>
          </w:tcPr>
          <w:p w14:paraId="1F6E8DB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14:paraId="6F4038D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14:paraId="0DD17E4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14:paraId="38E537B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42911ABA" w14:textId="77777777" w:rsidTr="00F748B7">
        <w:trPr>
          <w:cantSplit/>
        </w:trPr>
        <w:tc>
          <w:tcPr>
            <w:tcW w:w="1186" w:type="dxa"/>
            <w:tcBorders>
              <w:top w:val="single" w:sz="8" w:space="0" w:color="AEAEAE"/>
              <w:left w:val="nil"/>
              <w:bottom w:val="single" w:sz="8" w:space="0" w:color="152935"/>
              <w:right w:val="nil"/>
            </w:tcBorders>
            <w:shd w:val="clear" w:color="auto" w:fill="E0E0E0"/>
          </w:tcPr>
          <w:p w14:paraId="3AD5180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14:paraId="1C08C8A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14:paraId="1807446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14:paraId="69D8F08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53BB32AD"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14:paraId="7BDB46B5" w14:textId="77777777" w:rsidTr="00F748B7">
        <w:trPr>
          <w:cantSplit/>
        </w:trPr>
        <w:tc>
          <w:tcPr>
            <w:tcW w:w="5549" w:type="dxa"/>
            <w:gridSpan w:val="4"/>
            <w:tcBorders>
              <w:top w:val="nil"/>
              <w:left w:val="nil"/>
              <w:bottom w:val="nil"/>
              <w:right w:val="nil"/>
            </w:tcBorders>
            <w:shd w:val="clear" w:color="auto" w:fill="FFFFFF"/>
            <w:vAlign w:val="center"/>
          </w:tcPr>
          <w:p w14:paraId="4F94004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14:paraId="370FCE60" w14:textId="77777777" w:rsidTr="00F748B7">
        <w:trPr>
          <w:cantSplit/>
        </w:trPr>
        <w:tc>
          <w:tcPr>
            <w:tcW w:w="3202" w:type="dxa"/>
            <w:gridSpan w:val="2"/>
            <w:tcBorders>
              <w:top w:val="nil"/>
              <w:left w:val="nil"/>
              <w:bottom w:val="single" w:sz="8" w:space="0" w:color="152935"/>
              <w:right w:val="nil"/>
            </w:tcBorders>
            <w:shd w:val="clear" w:color="auto" w:fill="FFFFFF"/>
            <w:vAlign w:val="bottom"/>
          </w:tcPr>
          <w:p w14:paraId="26348052"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14:paraId="472B994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14:paraId="6EA47B0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14:paraId="2E3DBC60" w14:textId="77777777" w:rsidTr="00F748B7">
        <w:trPr>
          <w:cantSplit/>
        </w:trPr>
        <w:tc>
          <w:tcPr>
            <w:tcW w:w="2021" w:type="dxa"/>
            <w:vMerge w:val="restart"/>
            <w:tcBorders>
              <w:top w:val="single" w:sz="8" w:space="0" w:color="152935"/>
              <w:left w:val="nil"/>
              <w:bottom w:val="nil"/>
              <w:right w:val="nil"/>
            </w:tcBorders>
            <w:shd w:val="clear" w:color="auto" w:fill="E0E0E0"/>
          </w:tcPr>
          <w:p w14:paraId="746CF9D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14:paraId="13B9731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14:paraId="4C81060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14:paraId="0CD04D9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14:paraId="75AC4C1D" w14:textId="77777777" w:rsidTr="00F748B7">
        <w:trPr>
          <w:cantSplit/>
        </w:trPr>
        <w:tc>
          <w:tcPr>
            <w:tcW w:w="2021" w:type="dxa"/>
            <w:vMerge/>
            <w:tcBorders>
              <w:top w:val="single" w:sz="8" w:space="0" w:color="152935"/>
              <w:left w:val="nil"/>
              <w:bottom w:val="nil"/>
              <w:right w:val="nil"/>
            </w:tcBorders>
            <w:shd w:val="clear" w:color="auto" w:fill="E0E0E0"/>
          </w:tcPr>
          <w:p w14:paraId="117087E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14:paraId="251A079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14:paraId="72A172C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14:paraId="36BC6CF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5795A1BF" w14:textId="77777777" w:rsidTr="00F748B7">
        <w:trPr>
          <w:cantSplit/>
        </w:trPr>
        <w:tc>
          <w:tcPr>
            <w:tcW w:w="2021" w:type="dxa"/>
            <w:vMerge w:val="restart"/>
            <w:tcBorders>
              <w:top w:val="single" w:sz="8" w:space="0" w:color="AEAEAE"/>
              <w:left w:val="nil"/>
              <w:bottom w:val="nil"/>
              <w:right w:val="nil"/>
            </w:tcBorders>
            <w:shd w:val="clear" w:color="auto" w:fill="E0E0E0"/>
          </w:tcPr>
          <w:p w14:paraId="6DF0EA5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14:paraId="4E5A3A4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14:paraId="767BBF8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14:paraId="046FFEF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78794813" w14:textId="77777777" w:rsidTr="00F748B7">
        <w:trPr>
          <w:cantSplit/>
        </w:trPr>
        <w:tc>
          <w:tcPr>
            <w:tcW w:w="2021" w:type="dxa"/>
            <w:vMerge/>
            <w:tcBorders>
              <w:top w:val="single" w:sz="8" w:space="0" w:color="AEAEAE"/>
              <w:left w:val="nil"/>
              <w:bottom w:val="nil"/>
              <w:right w:val="nil"/>
            </w:tcBorders>
            <w:shd w:val="clear" w:color="auto" w:fill="E0E0E0"/>
          </w:tcPr>
          <w:p w14:paraId="226B0FE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14:paraId="004ED46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14:paraId="6B3692E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14:paraId="27AED04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14:paraId="4FB90769" w14:textId="77777777" w:rsidTr="00F748B7">
        <w:trPr>
          <w:cantSplit/>
        </w:trPr>
        <w:tc>
          <w:tcPr>
            <w:tcW w:w="2021" w:type="dxa"/>
            <w:vMerge w:val="restart"/>
            <w:tcBorders>
              <w:top w:val="single" w:sz="8" w:space="0" w:color="AEAEAE"/>
              <w:left w:val="nil"/>
              <w:bottom w:val="single" w:sz="8" w:space="0" w:color="152935"/>
              <w:right w:val="nil"/>
            </w:tcBorders>
            <w:shd w:val="clear" w:color="auto" w:fill="E0E0E0"/>
          </w:tcPr>
          <w:p w14:paraId="5FCEECA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14:paraId="20597DF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14:paraId="24412D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14:paraId="7381A58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3597A4AB" w14:textId="77777777" w:rsidTr="00F748B7">
        <w:trPr>
          <w:cantSplit/>
        </w:trPr>
        <w:tc>
          <w:tcPr>
            <w:tcW w:w="2021" w:type="dxa"/>
            <w:vMerge/>
            <w:tcBorders>
              <w:top w:val="single" w:sz="8" w:space="0" w:color="AEAEAE"/>
              <w:left w:val="nil"/>
              <w:bottom w:val="single" w:sz="8" w:space="0" w:color="152935"/>
              <w:right w:val="nil"/>
            </w:tcBorders>
            <w:shd w:val="clear" w:color="auto" w:fill="E0E0E0"/>
          </w:tcPr>
          <w:p w14:paraId="085E244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14:paraId="1EA2AF8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14:paraId="6234B1E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14:paraId="1A9A897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15950E30"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14:paraId="56885EB1" w14:textId="77777777" w:rsidTr="00F748B7">
        <w:trPr>
          <w:cantSplit/>
        </w:trPr>
        <w:tc>
          <w:tcPr>
            <w:tcW w:w="4849" w:type="dxa"/>
            <w:gridSpan w:val="4"/>
            <w:tcBorders>
              <w:top w:val="nil"/>
              <w:left w:val="nil"/>
              <w:bottom w:val="nil"/>
              <w:right w:val="nil"/>
            </w:tcBorders>
            <w:shd w:val="clear" w:color="auto" w:fill="FFFFFF"/>
            <w:vAlign w:val="center"/>
          </w:tcPr>
          <w:p w14:paraId="124E07A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Entered/Removed</w:t>
            </w:r>
            <w:r w:rsidRPr="00362B6F">
              <w:rPr>
                <w:rFonts w:ascii="Arial" w:eastAsiaTheme="minorEastAsia" w:hAnsi="Arial" w:cs="Arial"/>
                <w:b/>
                <w:bCs/>
                <w:color w:val="010205"/>
                <w:vertAlign w:val="superscript"/>
              </w:rPr>
              <w:t>a</w:t>
            </w:r>
          </w:p>
        </w:tc>
      </w:tr>
      <w:tr w:rsidR="00362B6F" w:rsidRPr="00362B6F" w14:paraId="60A8435A" w14:textId="77777777" w:rsidTr="00F748B7">
        <w:trPr>
          <w:cantSplit/>
        </w:trPr>
        <w:tc>
          <w:tcPr>
            <w:tcW w:w="810" w:type="dxa"/>
            <w:tcBorders>
              <w:top w:val="nil"/>
              <w:left w:val="nil"/>
              <w:bottom w:val="single" w:sz="8" w:space="0" w:color="152935"/>
              <w:right w:val="nil"/>
            </w:tcBorders>
            <w:shd w:val="clear" w:color="auto" w:fill="FFFFFF"/>
            <w:vAlign w:val="bottom"/>
          </w:tcPr>
          <w:p w14:paraId="48A5A20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14:paraId="154534A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14:paraId="1B01527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14:paraId="1CC585B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14:paraId="6C87551B" w14:textId="77777777" w:rsidTr="00F748B7">
        <w:trPr>
          <w:cantSplit/>
        </w:trPr>
        <w:tc>
          <w:tcPr>
            <w:tcW w:w="810" w:type="dxa"/>
            <w:tcBorders>
              <w:top w:val="single" w:sz="8" w:space="0" w:color="152935"/>
              <w:left w:val="nil"/>
              <w:bottom w:val="single" w:sz="8" w:space="0" w:color="152935"/>
              <w:right w:val="nil"/>
            </w:tcBorders>
            <w:shd w:val="clear" w:color="auto" w:fill="E0E0E0"/>
          </w:tcPr>
          <w:p w14:paraId="322CCD8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14:paraId="7BD59B3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14:paraId="4CB091C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14:paraId="2CD46DD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14:paraId="1ED8D1E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14:paraId="29CFFEAE" w14:textId="77777777" w:rsidTr="00F748B7">
        <w:trPr>
          <w:cantSplit/>
        </w:trPr>
        <w:tc>
          <w:tcPr>
            <w:tcW w:w="4846" w:type="dxa"/>
            <w:tcBorders>
              <w:top w:val="nil"/>
              <w:left w:val="nil"/>
              <w:bottom w:val="nil"/>
              <w:right w:val="nil"/>
            </w:tcBorders>
            <w:shd w:val="clear" w:color="auto" w:fill="FFFFFF"/>
          </w:tcPr>
          <w:p w14:paraId="7EF8CCA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14:paraId="2485C7C6" w14:textId="77777777" w:rsidTr="00F748B7">
        <w:trPr>
          <w:cantSplit/>
        </w:trPr>
        <w:tc>
          <w:tcPr>
            <w:tcW w:w="4846" w:type="dxa"/>
            <w:tcBorders>
              <w:top w:val="nil"/>
              <w:left w:val="nil"/>
              <w:bottom w:val="nil"/>
              <w:right w:val="nil"/>
            </w:tcBorders>
            <w:shd w:val="clear" w:color="auto" w:fill="FFFFFF"/>
          </w:tcPr>
          <w:p w14:paraId="2B6A352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14:paraId="3B4DD005"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14:paraId="2649C5A5" w14:textId="77777777" w:rsidTr="00F748B7">
        <w:trPr>
          <w:cantSplit/>
        </w:trPr>
        <w:tc>
          <w:tcPr>
            <w:tcW w:w="9357" w:type="dxa"/>
            <w:gridSpan w:val="8"/>
            <w:tcBorders>
              <w:top w:val="nil"/>
              <w:left w:val="nil"/>
              <w:bottom w:val="nil"/>
              <w:right w:val="nil"/>
            </w:tcBorders>
            <w:shd w:val="clear" w:color="auto" w:fill="FFFFFF"/>
            <w:vAlign w:val="center"/>
          </w:tcPr>
          <w:p w14:paraId="3332288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Model Summary</w:t>
            </w:r>
            <w:r w:rsidRPr="00362B6F">
              <w:rPr>
                <w:rFonts w:ascii="Arial" w:eastAsiaTheme="minorEastAsia" w:hAnsi="Arial" w:cs="Arial"/>
                <w:b/>
                <w:bCs/>
                <w:color w:val="010205"/>
                <w:vertAlign w:val="superscript"/>
              </w:rPr>
              <w:t>b</w:t>
            </w:r>
          </w:p>
        </w:tc>
      </w:tr>
      <w:tr w:rsidR="00362B6F" w:rsidRPr="00362B6F" w14:paraId="620BE3B2" w14:textId="77777777" w:rsidTr="00F748B7">
        <w:trPr>
          <w:cantSplit/>
        </w:trPr>
        <w:tc>
          <w:tcPr>
            <w:tcW w:w="787" w:type="dxa"/>
            <w:vMerge w:val="restart"/>
            <w:tcBorders>
              <w:top w:val="nil"/>
              <w:left w:val="nil"/>
              <w:bottom w:val="nil"/>
              <w:right w:val="nil"/>
            </w:tcBorders>
            <w:shd w:val="clear" w:color="auto" w:fill="FFFFFF"/>
            <w:vAlign w:val="bottom"/>
          </w:tcPr>
          <w:p w14:paraId="7730156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14:paraId="0AB298D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14:paraId="009E4A6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14:paraId="5398D9C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14:paraId="29E8C13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14:paraId="6149AA0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14:paraId="0197537C" w14:textId="77777777" w:rsidTr="00F748B7">
        <w:trPr>
          <w:cantSplit/>
        </w:trPr>
        <w:tc>
          <w:tcPr>
            <w:tcW w:w="787" w:type="dxa"/>
            <w:vMerge/>
            <w:tcBorders>
              <w:top w:val="nil"/>
              <w:left w:val="nil"/>
              <w:bottom w:val="nil"/>
              <w:right w:val="nil"/>
            </w:tcBorders>
            <w:shd w:val="clear" w:color="auto" w:fill="FFFFFF"/>
            <w:vAlign w:val="bottom"/>
          </w:tcPr>
          <w:p w14:paraId="7D2AFCC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14:paraId="752F50D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14:paraId="333CB14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14:paraId="3A68D52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14:paraId="62C6A23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14:paraId="79492E4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14:paraId="0780688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14:paraId="6435DE2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14:paraId="63706751" w14:textId="77777777" w:rsidTr="00F748B7">
        <w:trPr>
          <w:cantSplit/>
        </w:trPr>
        <w:tc>
          <w:tcPr>
            <w:tcW w:w="787" w:type="dxa"/>
            <w:tcBorders>
              <w:top w:val="single" w:sz="8" w:space="0" w:color="152935"/>
              <w:left w:val="nil"/>
              <w:bottom w:val="single" w:sz="8" w:space="0" w:color="152935"/>
              <w:right w:val="nil"/>
            </w:tcBorders>
            <w:shd w:val="clear" w:color="auto" w:fill="E0E0E0"/>
          </w:tcPr>
          <w:p w14:paraId="256A781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14:paraId="008CEA9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14:paraId="39113E1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14:paraId="65890C7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14:paraId="55B0B6E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14:paraId="7764BA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14:paraId="6E59FF4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14:paraId="0DA3E40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14:paraId="6A3868C9" w14:textId="77777777"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14:paraId="1118E979" w14:textId="77777777"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14:paraId="31DE9659" w14:textId="77777777" w:rsidTr="00F748B7">
        <w:trPr>
          <w:cantSplit/>
        </w:trPr>
        <w:tc>
          <w:tcPr>
            <w:tcW w:w="9359" w:type="dxa"/>
            <w:gridSpan w:val="4"/>
            <w:tcBorders>
              <w:top w:val="nil"/>
              <w:left w:val="nil"/>
              <w:bottom w:val="nil"/>
              <w:right w:val="nil"/>
            </w:tcBorders>
            <w:shd w:val="clear" w:color="auto" w:fill="FFFFFF"/>
            <w:vAlign w:val="center"/>
          </w:tcPr>
          <w:p w14:paraId="03C1838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Model Summary</w:t>
            </w:r>
            <w:r w:rsidRPr="00362B6F">
              <w:rPr>
                <w:rFonts w:ascii="Arial" w:eastAsiaTheme="minorEastAsia" w:hAnsi="Arial" w:cs="Arial"/>
                <w:b/>
                <w:bCs/>
                <w:color w:val="010205"/>
                <w:vertAlign w:val="superscript"/>
              </w:rPr>
              <w:t>b</w:t>
            </w:r>
          </w:p>
        </w:tc>
      </w:tr>
      <w:tr w:rsidR="00362B6F" w:rsidRPr="00362B6F" w14:paraId="18F1B7F8" w14:textId="77777777" w:rsidTr="00F748B7">
        <w:trPr>
          <w:cantSplit/>
        </w:trPr>
        <w:tc>
          <w:tcPr>
            <w:tcW w:w="1565" w:type="dxa"/>
            <w:vMerge w:val="restart"/>
            <w:tcBorders>
              <w:top w:val="nil"/>
              <w:left w:val="nil"/>
              <w:bottom w:val="nil"/>
              <w:right w:val="nil"/>
            </w:tcBorders>
            <w:shd w:val="clear" w:color="auto" w:fill="FFFFFF"/>
            <w:vAlign w:val="bottom"/>
          </w:tcPr>
          <w:p w14:paraId="433AADC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14:paraId="3D2A404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14:paraId="24348A46" w14:textId="77777777" w:rsidTr="00F748B7">
        <w:trPr>
          <w:cantSplit/>
        </w:trPr>
        <w:tc>
          <w:tcPr>
            <w:tcW w:w="1565" w:type="dxa"/>
            <w:vMerge/>
            <w:tcBorders>
              <w:top w:val="nil"/>
              <w:left w:val="nil"/>
              <w:bottom w:val="nil"/>
              <w:right w:val="nil"/>
            </w:tcBorders>
            <w:shd w:val="clear" w:color="auto" w:fill="FFFFFF"/>
            <w:vAlign w:val="bottom"/>
          </w:tcPr>
          <w:p w14:paraId="0C2B717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14:paraId="79ABFFC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14:paraId="5680353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14:paraId="0F8609D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14:paraId="15C731F5" w14:textId="77777777" w:rsidTr="00F748B7">
        <w:trPr>
          <w:cantSplit/>
        </w:trPr>
        <w:tc>
          <w:tcPr>
            <w:tcW w:w="1565" w:type="dxa"/>
            <w:tcBorders>
              <w:top w:val="single" w:sz="8" w:space="0" w:color="152935"/>
              <w:left w:val="nil"/>
              <w:bottom w:val="single" w:sz="8" w:space="0" w:color="152935"/>
              <w:right w:val="nil"/>
            </w:tcBorders>
            <w:shd w:val="clear" w:color="auto" w:fill="E0E0E0"/>
          </w:tcPr>
          <w:p w14:paraId="0EA95B0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14:paraId="1214D1F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14:paraId="43C8993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14:paraId="01AAF00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14:paraId="15D44FB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14:paraId="1878FE6F" w14:textId="77777777" w:rsidTr="00F748B7">
        <w:trPr>
          <w:cantSplit/>
        </w:trPr>
        <w:tc>
          <w:tcPr>
            <w:tcW w:w="9359" w:type="dxa"/>
            <w:tcBorders>
              <w:top w:val="nil"/>
              <w:left w:val="nil"/>
              <w:bottom w:val="nil"/>
              <w:right w:val="nil"/>
            </w:tcBorders>
            <w:shd w:val="clear" w:color="auto" w:fill="FFFFFF"/>
          </w:tcPr>
          <w:p w14:paraId="0D01C89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14:paraId="5B3C018D" w14:textId="77777777" w:rsidTr="00F748B7">
        <w:trPr>
          <w:cantSplit/>
        </w:trPr>
        <w:tc>
          <w:tcPr>
            <w:tcW w:w="9359" w:type="dxa"/>
            <w:tcBorders>
              <w:top w:val="nil"/>
              <w:left w:val="nil"/>
              <w:bottom w:val="nil"/>
              <w:right w:val="nil"/>
            </w:tcBorders>
            <w:shd w:val="clear" w:color="auto" w:fill="FFFFFF"/>
          </w:tcPr>
          <w:p w14:paraId="74C596E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14:paraId="28145704"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14:paraId="4EE7B6F7" w14:textId="77777777" w:rsidTr="00F748B7">
        <w:trPr>
          <w:cantSplit/>
        </w:trPr>
        <w:tc>
          <w:tcPr>
            <w:tcW w:w="8061" w:type="dxa"/>
            <w:gridSpan w:val="7"/>
            <w:tcBorders>
              <w:top w:val="nil"/>
              <w:left w:val="nil"/>
              <w:bottom w:val="nil"/>
              <w:right w:val="nil"/>
            </w:tcBorders>
            <w:shd w:val="clear" w:color="auto" w:fill="FFFFFF"/>
            <w:vAlign w:val="center"/>
          </w:tcPr>
          <w:p w14:paraId="2F5AF14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
        </w:tc>
      </w:tr>
      <w:tr w:rsidR="00362B6F" w:rsidRPr="00362B6F" w14:paraId="4301A5D5" w14:textId="77777777" w:rsidTr="00F748B7">
        <w:trPr>
          <w:cantSplit/>
        </w:trPr>
        <w:tc>
          <w:tcPr>
            <w:tcW w:w="2040" w:type="dxa"/>
            <w:gridSpan w:val="2"/>
            <w:tcBorders>
              <w:top w:val="nil"/>
              <w:left w:val="nil"/>
              <w:bottom w:val="single" w:sz="8" w:space="0" w:color="152935"/>
              <w:right w:val="nil"/>
            </w:tcBorders>
            <w:shd w:val="clear" w:color="auto" w:fill="FFFFFF"/>
            <w:vAlign w:val="bottom"/>
          </w:tcPr>
          <w:p w14:paraId="2A63111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14:paraId="3592DC9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5E25932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w:t>
            </w:r>
          </w:p>
        </w:tc>
        <w:tc>
          <w:tcPr>
            <w:tcW w:w="1424" w:type="dxa"/>
            <w:tcBorders>
              <w:top w:val="nil"/>
              <w:left w:val="single" w:sz="8" w:space="0" w:color="E0E0E0"/>
              <w:bottom w:val="single" w:sz="8" w:space="0" w:color="152935"/>
              <w:right w:val="single" w:sz="8" w:space="0" w:color="E0E0E0"/>
            </w:tcBorders>
            <w:shd w:val="clear" w:color="auto" w:fill="FFFFFF"/>
            <w:vAlign w:val="bottom"/>
          </w:tcPr>
          <w:p w14:paraId="628A1FA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67ECE1C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14:paraId="059F155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14:paraId="4DE91683" w14:textId="77777777" w:rsidTr="00F748B7">
        <w:trPr>
          <w:cantSplit/>
        </w:trPr>
        <w:tc>
          <w:tcPr>
            <w:tcW w:w="741" w:type="dxa"/>
            <w:vMerge w:val="restart"/>
            <w:tcBorders>
              <w:top w:val="single" w:sz="8" w:space="0" w:color="152935"/>
              <w:left w:val="nil"/>
              <w:bottom w:val="single" w:sz="8" w:space="0" w:color="152935"/>
              <w:right w:val="nil"/>
            </w:tcBorders>
            <w:shd w:val="clear" w:color="auto" w:fill="E0E0E0"/>
          </w:tcPr>
          <w:p w14:paraId="3143BB5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14:paraId="0E75CB3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14:paraId="5802176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6348D87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14:paraId="7CA5CF8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00168C7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14:paraId="7C185E5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14:paraId="70D4E941"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0211897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14:paraId="75D366F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14:paraId="4A219ED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06D7AD2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14:paraId="1B1A34C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57671240"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14:paraId="2834134B"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32674334" w14:textId="77777777" w:rsidTr="00F748B7">
        <w:trPr>
          <w:cantSplit/>
        </w:trPr>
        <w:tc>
          <w:tcPr>
            <w:tcW w:w="741" w:type="dxa"/>
            <w:vMerge/>
            <w:tcBorders>
              <w:top w:val="single" w:sz="8" w:space="0" w:color="152935"/>
              <w:left w:val="nil"/>
              <w:bottom w:val="single" w:sz="8" w:space="0" w:color="152935"/>
              <w:right w:val="nil"/>
            </w:tcBorders>
            <w:shd w:val="clear" w:color="auto" w:fill="E0E0E0"/>
          </w:tcPr>
          <w:p w14:paraId="3305479E"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14:paraId="6C994C8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14:paraId="501A49A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14:paraId="1B88B83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67106F1F"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7C83E13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14:paraId="6A64A6FE"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3E89EF11"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14:paraId="7A0D5A2C" w14:textId="77777777" w:rsidTr="00F748B7">
        <w:trPr>
          <w:cantSplit/>
        </w:trPr>
        <w:tc>
          <w:tcPr>
            <w:tcW w:w="8057" w:type="dxa"/>
            <w:tcBorders>
              <w:top w:val="nil"/>
              <w:left w:val="nil"/>
              <w:bottom w:val="nil"/>
              <w:right w:val="nil"/>
            </w:tcBorders>
            <w:shd w:val="clear" w:color="auto" w:fill="FFFFFF"/>
          </w:tcPr>
          <w:p w14:paraId="4CA53C7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14:paraId="2FF4E215" w14:textId="77777777" w:rsidTr="00F748B7">
        <w:trPr>
          <w:cantSplit/>
        </w:trPr>
        <w:tc>
          <w:tcPr>
            <w:tcW w:w="8057" w:type="dxa"/>
            <w:tcBorders>
              <w:top w:val="nil"/>
              <w:left w:val="nil"/>
              <w:bottom w:val="nil"/>
              <w:right w:val="nil"/>
            </w:tcBorders>
            <w:shd w:val="clear" w:color="auto" w:fill="FFFFFF"/>
          </w:tcPr>
          <w:p w14:paraId="6D494BF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14:paraId="609209E2"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14:paraId="44AA1AD6" w14:textId="77777777" w:rsidTr="00F748B7">
        <w:trPr>
          <w:cantSplit/>
        </w:trPr>
        <w:tc>
          <w:tcPr>
            <w:tcW w:w="8180" w:type="dxa"/>
            <w:gridSpan w:val="7"/>
            <w:tcBorders>
              <w:top w:val="nil"/>
              <w:left w:val="nil"/>
              <w:bottom w:val="nil"/>
              <w:right w:val="nil"/>
            </w:tcBorders>
            <w:shd w:val="clear" w:color="auto" w:fill="FFFFFF"/>
            <w:vAlign w:val="center"/>
          </w:tcPr>
          <w:p w14:paraId="5D91FD2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
        </w:tc>
      </w:tr>
      <w:tr w:rsidR="00362B6F" w:rsidRPr="00362B6F" w14:paraId="06A752F3" w14:textId="77777777" w:rsidTr="00F748B7">
        <w:trPr>
          <w:cantSplit/>
        </w:trPr>
        <w:tc>
          <w:tcPr>
            <w:tcW w:w="1933" w:type="dxa"/>
            <w:gridSpan w:val="2"/>
            <w:vMerge w:val="restart"/>
            <w:tcBorders>
              <w:top w:val="nil"/>
              <w:left w:val="nil"/>
              <w:bottom w:val="nil"/>
              <w:right w:val="nil"/>
            </w:tcBorders>
            <w:shd w:val="clear" w:color="auto" w:fill="FFFFFF"/>
            <w:vAlign w:val="bottom"/>
          </w:tcPr>
          <w:p w14:paraId="4CD450C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14:paraId="082B64E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14:paraId="03CB4C9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14:paraId="2944E4D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14:paraId="530BCC3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14:paraId="4D34ACF7" w14:textId="77777777" w:rsidTr="00F748B7">
        <w:trPr>
          <w:cantSplit/>
        </w:trPr>
        <w:tc>
          <w:tcPr>
            <w:tcW w:w="1933" w:type="dxa"/>
            <w:gridSpan w:val="2"/>
            <w:vMerge/>
            <w:tcBorders>
              <w:top w:val="nil"/>
              <w:left w:val="nil"/>
              <w:bottom w:val="nil"/>
              <w:right w:val="nil"/>
            </w:tcBorders>
            <w:shd w:val="clear" w:color="auto" w:fill="FFFFFF"/>
            <w:vAlign w:val="bottom"/>
          </w:tcPr>
          <w:p w14:paraId="5C25E16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14:paraId="344453C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14:paraId="3C4ED7B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14:paraId="37B5E92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14:paraId="58BDA7E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14:paraId="7EDF07A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14:paraId="3B88DF31" w14:textId="77777777" w:rsidTr="00F748B7">
        <w:trPr>
          <w:cantSplit/>
        </w:trPr>
        <w:tc>
          <w:tcPr>
            <w:tcW w:w="742" w:type="dxa"/>
            <w:vMerge w:val="restart"/>
            <w:tcBorders>
              <w:top w:val="single" w:sz="8" w:space="0" w:color="152935"/>
              <w:left w:val="nil"/>
              <w:bottom w:val="single" w:sz="8" w:space="0" w:color="152935"/>
              <w:right w:val="nil"/>
            </w:tcBorders>
            <w:shd w:val="clear" w:color="auto" w:fill="E0E0E0"/>
          </w:tcPr>
          <w:p w14:paraId="78DC54C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14:paraId="37AD0FF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14:paraId="054B31A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14:paraId="30BCBE3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53DA290F"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7365FF8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14:paraId="2B0A0C5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168EA418"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0CE7365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14:paraId="1D1D664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14:paraId="0BE9792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14:paraId="16D8977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14:paraId="0E379E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06B823A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14:paraId="613DAFD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14:paraId="7939E4E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14:paraId="216C8D52" w14:textId="77777777" w:rsidTr="00F748B7">
        <w:trPr>
          <w:cantSplit/>
        </w:trPr>
        <w:tc>
          <w:tcPr>
            <w:tcW w:w="9358" w:type="dxa"/>
            <w:gridSpan w:val="8"/>
            <w:tcBorders>
              <w:top w:val="nil"/>
              <w:left w:val="nil"/>
              <w:bottom w:val="nil"/>
              <w:right w:val="nil"/>
            </w:tcBorders>
            <w:shd w:val="clear" w:color="auto" w:fill="FFFFFF"/>
            <w:vAlign w:val="center"/>
          </w:tcPr>
          <w:p w14:paraId="3D0FC7B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
        </w:tc>
      </w:tr>
      <w:tr w:rsidR="00362B6F" w:rsidRPr="00362B6F" w14:paraId="0420D093" w14:textId="77777777" w:rsidTr="00F748B7">
        <w:trPr>
          <w:cantSplit/>
        </w:trPr>
        <w:tc>
          <w:tcPr>
            <w:tcW w:w="1949" w:type="dxa"/>
            <w:gridSpan w:val="2"/>
            <w:vMerge w:val="restart"/>
            <w:tcBorders>
              <w:top w:val="nil"/>
              <w:left w:val="nil"/>
              <w:bottom w:val="nil"/>
              <w:right w:val="nil"/>
            </w:tcBorders>
            <w:shd w:val="clear" w:color="auto" w:fill="FFFFFF"/>
            <w:vAlign w:val="bottom"/>
          </w:tcPr>
          <w:p w14:paraId="5C76493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14:paraId="40E3DFA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14:paraId="0108029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14:paraId="2B58AE3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14:paraId="3B5A9BDB" w14:textId="77777777" w:rsidTr="00F748B7">
        <w:trPr>
          <w:cantSplit/>
        </w:trPr>
        <w:tc>
          <w:tcPr>
            <w:tcW w:w="1949" w:type="dxa"/>
            <w:gridSpan w:val="2"/>
            <w:vMerge/>
            <w:tcBorders>
              <w:top w:val="nil"/>
              <w:left w:val="nil"/>
              <w:bottom w:val="nil"/>
              <w:right w:val="nil"/>
            </w:tcBorders>
            <w:shd w:val="clear" w:color="auto" w:fill="FFFFFF"/>
            <w:vAlign w:val="bottom"/>
          </w:tcPr>
          <w:p w14:paraId="79EE4CC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14:paraId="4604B81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14:paraId="3E1800C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14:paraId="39E2E71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50C8A03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3BB8558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14:paraId="29B5B7D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14:paraId="761319A5" w14:textId="77777777" w:rsidTr="00F748B7">
        <w:trPr>
          <w:cantSplit/>
        </w:trPr>
        <w:tc>
          <w:tcPr>
            <w:tcW w:w="748" w:type="dxa"/>
            <w:vMerge w:val="restart"/>
            <w:tcBorders>
              <w:top w:val="single" w:sz="8" w:space="0" w:color="152935"/>
              <w:left w:val="nil"/>
              <w:bottom w:val="single" w:sz="8" w:space="0" w:color="152935"/>
              <w:right w:val="nil"/>
            </w:tcBorders>
            <w:shd w:val="clear" w:color="auto" w:fill="E0E0E0"/>
          </w:tcPr>
          <w:p w14:paraId="1E19F7D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14:paraId="6546311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14:paraId="50D764A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14:paraId="723E28B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55AC2B6D"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490ACAB1"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3E0EB6D3"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14:paraId="5588A447"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7D4A4491"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55CBD7AF"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14:paraId="081E417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14:paraId="0BC1895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14:paraId="1ABE505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14:paraId="121C872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6B7A88F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56E5275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14:paraId="302457D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14:paraId="253565B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14:paraId="10F821BF" w14:textId="77777777" w:rsidTr="00F748B7">
        <w:trPr>
          <w:cantSplit/>
        </w:trPr>
        <w:tc>
          <w:tcPr>
            <w:tcW w:w="9360" w:type="dxa"/>
            <w:gridSpan w:val="3"/>
            <w:tcBorders>
              <w:top w:val="nil"/>
              <w:left w:val="nil"/>
              <w:bottom w:val="nil"/>
              <w:right w:val="nil"/>
            </w:tcBorders>
            <w:shd w:val="clear" w:color="auto" w:fill="FFFFFF"/>
            <w:vAlign w:val="center"/>
          </w:tcPr>
          <w:p w14:paraId="0C8CCF4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
        </w:tc>
      </w:tr>
      <w:tr w:rsidR="00362B6F" w:rsidRPr="00362B6F" w14:paraId="1113CC18" w14:textId="77777777" w:rsidTr="00F748B7">
        <w:trPr>
          <w:cantSplit/>
        </w:trPr>
        <w:tc>
          <w:tcPr>
            <w:tcW w:w="6094" w:type="dxa"/>
            <w:gridSpan w:val="2"/>
            <w:vMerge w:val="restart"/>
            <w:tcBorders>
              <w:top w:val="nil"/>
              <w:left w:val="nil"/>
              <w:bottom w:val="nil"/>
              <w:right w:val="nil"/>
            </w:tcBorders>
            <w:shd w:val="clear" w:color="auto" w:fill="FFFFFF"/>
            <w:vAlign w:val="bottom"/>
          </w:tcPr>
          <w:p w14:paraId="1A335F2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14:paraId="3FD6089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14:paraId="64368184" w14:textId="77777777" w:rsidTr="00F748B7">
        <w:trPr>
          <w:cantSplit/>
        </w:trPr>
        <w:tc>
          <w:tcPr>
            <w:tcW w:w="6094" w:type="dxa"/>
            <w:gridSpan w:val="2"/>
            <w:vMerge/>
            <w:tcBorders>
              <w:top w:val="nil"/>
              <w:left w:val="nil"/>
              <w:bottom w:val="nil"/>
              <w:right w:val="nil"/>
            </w:tcBorders>
            <w:shd w:val="clear" w:color="auto" w:fill="FFFFFF"/>
            <w:vAlign w:val="bottom"/>
          </w:tcPr>
          <w:p w14:paraId="3F895C4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14:paraId="13A60C6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14:paraId="0CFD7CA6" w14:textId="77777777" w:rsidTr="00F748B7">
        <w:trPr>
          <w:cantSplit/>
        </w:trPr>
        <w:tc>
          <w:tcPr>
            <w:tcW w:w="2340" w:type="dxa"/>
            <w:vMerge w:val="restart"/>
            <w:tcBorders>
              <w:top w:val="single" w:sz="8" w:space="0" w:color="152935"/>
              <w:left w:val="nil"/>
              <w:bottom w:val="single" w:sz="8" w:space="0" w:color="152935"/>
              <w:right w:val="nil"/>
            </w:tcBorders>
            <w:shd w:val="clear" w:color="auto" w:fill="E0E0E0"/>
          </w:tcPr>
          <w:p w14:paraId="1A13845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14:paraId="79C8B9D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14:paraId="248E952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2355EC9C" w14:textId="77777777" w:rsidTr="00F748B7">
        <w:trPr>
          <w:cantSplit/>
        </w:trPr>
        <w:tc>
          <w:tcPr>
            <w:tcW w:w="2340" w:type="dxa"/>
            <w:vMerge/>
            <w:tcBorders>
              <w:top w:val="single" w:sz="8" w:space="0" w:color="152935"/>
              <w:left w:val="nil"/>
              <w:bottom w:val="single" w:sz="8" w:space="0" w:color="152935"/>
              <w:right w:val="nil"/>
            </w:tcBorders>
            <w:shd w:val="clear" w:color="auto" w:fill="E0E0E0"/>
          </w:tcPr>
          <w:p w14:paraId="73A3A09A"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14:paraId="67552BE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14:paraId="498235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14:paraId="3262E3E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14:paraId="1C0D3BD9" w14:textId="77777777" w:rsidTr="00F748B7">
        <w:trPr>
          <w:cantSplit/>
        </w:trPr>
        <w:tc>
          <w:tcPr>
            <w:tcW w:w="9360" w:type="dxa"/>
            <w:tcBorders>
              <w:top w:val="nil"/>
              <w:left w:val="nil"/>
              <w:bottom w:val="nil"/>
              <w:right w:val="nil"/>
            </w:tcBorders>
            <w:shd w:val="clear" w:color="auto" w:fill="FFFFFF"/>
          </w:tcPr>
          <w:p w14:paraId="16CEF15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14:paraId="42BDB1DF"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14:paraId="5CFB8F7C" w14:textId="77777777" w:rsidTr="00F748B7">
        <w:trPr>
          <w:cantSplit/>
        </w:trPr>
        <w:tc>
          <w:tcPr>
            <w:tcW w:w="4466" w:type="dxa"/>
            <w:gridSpan w:val="4"/>
            <w:tcBorders>
              <w:top w:val="nil"/>
              <w:left w:val="nil"/>
              <w:bottom w:val="nil"/>
              <w:right w:val="nil"/>
            </w:tcBorders>
            <w:shd w:val="clear" w:color="auto" w:fill="FFFFFF"/>
            <w:vAlign w:val="center"/>
          </w:tcPr>
          <w:p w14:paraId="025DA12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 Correlations</w:t>
            </w:r>
            <w:r w:rsidRPr="00362B6F">
              <w:rPr>
                <w:rFonts w:ascii="Arial" w:eastAsiaTheme="minorEastAsia" w:hAnsi="Arial" w:cs="Arial"/>
                <w:b/>
                <w:bCs/>
                <w:color w:val="010205"/>
                <w:vertAlign w:val="superscript"/>
              </w:rPr>
              <w:t>a</w:t>
            </w:r>
          </w:p>
        </w:tc>
      </w:tr>
      <w:tr w:rsidR="00362B6F" w:rsidRPr="00362B6F" w14:paraId="18452F40" w14:textId="77777777" w:rsidTr="00F748B7">
        <w:trPr>
          <w:cantSplit/>
        </w:trPr>
        <w:tc>
          <w:tcPr>
            <w:tcW w:w="3295" w:type="dxa"/>
            <w:gridSpan w:val="3"/>
            <w:tcBorders>
              <w:top w:val="nil"/>
              <w:left w:val="nil"/>
              <w:bottom w:val="single" w:sz="8" w:space="0" w:color="152935"/>
              <w:right w:val="nil"/>
            </w:tcBorders>
            <w:shd w:val="clear" w:color="auto" w:fill="FFFFFF"/>
            <w:vAlign w:val="bottom"/>
          </w:tcPr>
          <w:p w14:paraId="39BC64B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14:paraId="0B71653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14:paraId="43523C65" w14:textId="77777777" w:rsidTr="00F748B7">
        <w:trPr>
          <w:cantSplit/>
        </w:trPr>
        <w:tc>
          <w:tcPr>
            <w:tcW w:w="750" w:type="dxa"/>
            <w:vMerge w:val="restart"/>
            <w:tcBorders>
              <w:top w:val="single" w:sz="8" w:space="0" w:color="152935"/>
              <w:left w:val="nil"/>
              <w:bottom w:val="single" w:sz="8" w:space="0" w:color="152935"/>
              <w:right w:val="nil"/>
            </w:tcBorders>
            <w:shd w:val="clear" w:color="auto" w:fill="E0E0E0"/>
          </w:tcPr>
          <w:p w14:paraId="3132612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14:paraId="74C6B44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14:paraId="05FF7CE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14:paraId="3566C9A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4470E664" w14:textId="77777777" w:rsidTr="00F748B7">
        <w:trPr>
          <w:cantSplit/>
        </w:trPr>
        <w:tc>
          <w:tcPr>
            <w:tcW w:w="750" w:type="dxa"/>
            <w:vMerge/>
            <w:tcBorders>
              <w:top w:val="single" w:sz="8" w:space="0" w:color="152935"/>
              <w:left w:val="nil"/>
              <w:bottom w:val="single" w:sz="8" w:space="0" w:color="152935"/>
              <w:right w:val="nil"/>
            </w:tcBorders>
            <w:shd w:val="clear" w:color="auto" w:fill="E0E0E0"/>
          </w:tcPr>
          <w:p w14:paraId="44E3C1C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14:paraId="708E26B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Covariances</w:t>
            </w:r>
          </w:p>
        </w:tc>
        <w:tc>
          <w:tcPr>
            <w:tcW w:w="1171" w:type="dxa"/>
            <w:tcBorders>
              <w:top w:val="single" w:sz="8" w:space="0" w:color="AEAEAE"/>
              <w:left w:val="nil"/>
              <w:bottom w:val="single" w:sz="8" w:space="0" w:color="152935"/>
              <w:right w:val="nil"/>
            </w:tcBorders>
            <w:shd w:val="clear" w:color="auto" w:fill="E0E0E0"/>
          </w:tcPr>
          <w:p w14:paraId="18702D8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14:paraId="228E341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14:paraId="3A435F3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14:paraId="7A9FA4D9" w14:textId="77777777" w:rsidTr="00F748B7">
        <w:trPr>
          <w:cantSplit/>
        </w:trPr>
        <w:tc>
          <w:tcPr>
            <w:tcW w:w="4465" w:type="dxa"/>
            <w:tcBorders>
              <w:top w:val="nil"/>
              <w:left w:val="nil"/>
              <w:bottom w:val="nil"/>
              <w:right w:val="nil"/>
            </w:tcBorders>
            <w:shd w:val="clear" w:color="auto" w:fill="FFFFFF"/>
          </w:tcPr>
          <w:p w14:paraId="45A8DFD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14:paraId="59841B0E"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C0EDC9A"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14:paraId="0D550A09" w14:textId="77777777" w:rsidTr="00F748B7">
        <w:trPr>
          <w:cantSplit/>
        </w:trPr>
        <w:tc>
          <w:tcPr>
            <w:tcW w:w="7125" w:type="dxa"/>
            <w:gridSpan w:val="6"/>
            <w:tcBorders>
              <w:top w:val="nil"/>
              <w:left w:val="nil"/>
              <w:bottom w:val="nil"/>
              <w:right w:val="nil"/>
            </w:tcBorders>
            <w:shd w:val="clear" w:color="auto" w:fill="FFFFFF"/>
            <w:vAlign w:val="center"/>
          </w:tcPr>
          <w:p w14:paraId="2131C4B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Collinearity Diagnostics</w:t>
            </w:r>
            <w:r w:rsidRPr="00362B6F">
              <w:rPr>
                <w:rFonts w:ascii="Arial" w:eastAsiaTheme="minorEastAsia" w:hAnsi="Arial" w:cs="Arial"/>
                <w:b/>
                <w:bCs/>
                <w:color w:val="010205"/>
                <w:vertAlign w:val="superscript"/>
              </w:rPr>
              <w:t>a</w:t>
            </w:r>
          </w:p>
        </w:tc>
      </w:tr>
      <w:tr w:rsidR="00362B6F" w:rsidRPr="00362B6F" w14:paraId="268A2260" w14:textId="77777777" w:rsidTr="00F748B7">
        <w:trPr>
          <w:cantSplit/>
        </w:trPr>
        <w:tc>
          <w:tcPr>
            <w:tcW w:w="805" w:type="dxa"/>
            <w:vMerge w:val="restart"/>
            <w:tcBorders>
              <w:top w:val="nil"/>
              <w:left w:val="nil"/>
              <w:bottom w:val="nil"/>
              <w:right w:val="nil"/>
            </w:tcBorders>
            <w:shd w:val="clear" w:color="auto" w:fill="FFFFFF"/>
            <w:vAlign w:val="bottom"/>
          </w:tcPr>
          <w:p w14:paraId="126EB56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14:paraId="3C327B8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14:paraId="77BA941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14:paraId="4BD0BF6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14:paraId="224AB18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14:paraId="4BB84266" w14:textId="77777777" w:rsidTr="00F748B7">
        <w:trPr>
          <w:cantSplit/>
        </w:trPr>
        <w:tc>
          <w:tcPr>
            <w:tcW w:w="805" w:type="dxa"/>
            <w:vMerge/>
            <w:tcBorders>
              <w:top w:val="nil"/>
              <w:left w:val="nil"/>
              <w:bottom w:val="nil"/>
              <w:right w:val="nil"/>
            </w:tcBorders>
            <w:shd w:val="clear" w:color="auto" w:fill="FFFFFF"/>
            <w:vAlign w:val="bottom"/>
          </w:tcPr>
          <w:p w14:paraId="1C55808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14:paraId="1730E27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14:paraId="496B8DE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14:paraId="3E30692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14:paraId="623EF5E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14:paraId="246B841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14:paraId="236A6BE4" w14:textId="77777777" w:rsidTr="00F748B7">
        <w:trPr>
          <w:cantSplit/>
        </w:trPr>
        <w:tc>
          <w:tcPr>
            <w:tcW w:w="805" w:type="dxa"/>
            <w:vMerge w:val="restart"/>
            <w:tcBorders>
              <w:top w:val="single" w:sz="8" w:space="0" w:color="152935"/>
              <w:left w:val="nil"/>
              <w:bottom w:val="single" w:sz="8" w:space="0" w:color="152935"/>
              <w:right w:val="nil"/>
            </w:tcBorders>
            <w:shd w:val="clear" w:color="auto" w:fill="E0E0E0"/>
          </w:tcPr>
          <w:p w14:paraId="76D8122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14:paraId="5A3E415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14:paraId="215E27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14:paraId="3419C6F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14:paraId="5BF224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14:paraId="7379D19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14:paraId="592D30DB" w14:textId="77777777" w:rsidTr="00F748B7">
        <w:trPr>
          <w:cantSplit/>
        </w:trPr>
        <w:tc>
          <w:tcPr>
            <w:tcW w:w="805" w:type="dxa"/>
            <w:vMerge/>
            <w:tcBorders>
              <w:top w:val="single" w:sz="8" w:space="0" w:color="152935"/>
              <w:left w:val="nil"/>
              <w:bottom w:val="single" w:sz="8" w:space="0" w:color="152935"/>
              <w:right w:val="nil"/>
            </w:tcBorders>
            <w:shd w:val="clear" w:color="auto" w:fill="E0E0E0"/>
          </w:tcPr>
          <w:p w14:paraId="44B9E22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14:paraId="2A266B6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14:paraId="1EF2475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14:paraId="4FA701E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14:paraId="550026E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14:paraId="01E2143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14:paraId="35B81CF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14:paraId="6DEF85F5" w14:textId="77777777" w:rsidTr="00F748B7">
        <w:trPr>
          <w:cantSplit/>
        </w:trPr>
        <w:tc>
          <w:tcPr>
            <w:tcW w:w="7125" w:type="dxa"/>
            <w:tcBorders>
              <w:top w:val="nil"/>
              <w:left w:val="nil"/>
              <w:bottom w:val="nil"/>
              <w:right w:val="nil"/>
            </w:tcBorders>
            <w:shd w:val="clear" w:color="auto" w:fill="FFFFFF"/>
          </w:tcPr>
          <w:p w14:paraId="733C5E0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14:paraId="18F3055D"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14:paraId="23CF4784" w14:textId="77777777" w:rsidTr="00F748B7">
        <w:trPr>
          <w:cantSplit/>
        </w:trPr>
        <w:tc>
          <w:tcPr>
            <w:tcW w:w="7858" w:type="dxa"/>
            <w:gridSpan w:val="6"/>
            <w:tcBorders>
              <w:top w:val="nil"/>
              <w:left w:val="nil"/>
              <w:bottom w:val="nil"/>
              <w:right w:val="nil"/>
            </w:tcBorders>
            <w:shd w:val="clear" w:color="auto" w:fill="FFFFFF"/>
            <w:vAlign w:val="center"/>
          </w:tcPr>
          <w:p w14:paraId="3E216FE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Residuals Statistics</w:t>
            </w:r>
            <w:r w:rsidRPr="00362B6F">
              <w:rPr>
                <w:rFonts w:ascii="Arial" w:eastAsiaTheme="minorEastAsia" w:hAnsi="Arial" w:cs="Arial"/>
                <w:b/>
                <w:bCs/>
                <w:color w:val="010205"/>
                <w:vertAlign w:val="superscript"/>
              </w:rPr>
              <w:t>a</w:t>
            </w:r>
          </w:p>
        </w:tc>
      </w:tr>
      <w:tr w:rsidR="00362B6F" w:rsidRPr="00362B6F" w14:paraId="3E6C5A4A" w14:textId="77777777" w:rsidTr="00F748B7">
        <w:trPr>
          <w:cantSplit/>
        </w:trPr>
        <w:tc>
          <w:tcPr>
            <w:tcW w:w="1996" w:type="dxa"/>
            <w:tcBorders>
              <w:top w:val="nil"/>
              <w:left w:val="nil"/>
              <w:bottom w:val="single" w:sz="8" w:space="0" w:color="152935"/>
              <w:right w:val="nil"/>
            </w:tcBorders>
            <w:shd w:val="clear" w:color="auto" w:fill="FFFFFF"/>
            <w:vAlign w:val="bottom"/>
          </w:tcPr>
          <w:p w14:paraId="61F74ED2"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14:paraId="6797AD2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14:paraId="40DA62F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14:paraId="1514A27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14:paraId="53A949D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14:paraId="2082365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14:paraId="2BE8D14B" w14:textId="77777777" w:rsidTr="00F748B7">
        <w:trPr>
          <w:cantSplit/>
        </w:trPr>
        <w:tc>
          <w:tcPr>
            <w:tcW w:w="1996" w:type="dxa"/>
            <w:tcBorders>
              <w:top w:val="single" w:sz="8" w:space="0" w:color="152935"/>
              <w:left w:val="nil"/>
              <w:bottom w:val="single" w:sz="8" w:space="0" w:color="AEAEAE"/>
              <w:right w:val="nil"/>
            </w:tcBorders>
            <w:shd w:val="clear" w:color="auto" w:fill="E0E0E0"/>
          </w:tcPr>
          <w:p w14:paraId="5DD08DD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14:paraId="24DD68F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14:paraId="5D107DA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14:paraId="5CB088A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14:paraId="7B76DEC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14:paraId="1A4D8B6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62179658" w14:textId="77777777" w:rsidTr="00F748B7">
        <w:trPr>
          <w:cantSplit/>
        </w:trPr>
        <w:tc>
          <w:tcPr>
            <w:tcW w:w="1996" w:type="dxa"/>
            <w:tcBorders>
              <w:top w:val="single" w:sz="8" w:space="0" w:color="AEAEAE"/>
              <w:left w:val="nil"/>
              <w:bottom w:val="single" w:sz="8" w:space="0" w:color="AEAEAE"/>
              <w:right w:val="nil"/>
            </w:tcBorders>
            <w:shd w:val="clear" w:color="auto" w:fill="E0E0E0"/>
          </w:tcPr>
          <w:p w14:paraId="1DB207E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14:paraId="51E62B1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14:paraId="060F189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0C2E7A6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14:paraId="6E19667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14:paraId="5F7D39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1A727920" w14:textId="77777777" w:rsidTr="00F748B7">
        <w:trPr>
          <w:cantSplit/>
        </w:trPr>
        <w:tc>
          <w:tcPr>
            <w:tcW w:w="1996" w:type="dxa"/>
            <w:tcBorders>
              <w:top w:val="single" w:sz="8" w:space="0" w:color="AEAEAE"/>
              <w:left w:val="nil"/>
              <w:bottom w:val="single" w:sz="8" w:space="0" w:color="AEAEAE"/>
              <w:right w:val="nil"/>
            </w:tcBorders>
            <w:shd w:val="clear" w:color="auto" w:fill="E0E0E0"/>
          </w:tcPr>
          <w:p w14:paraId="3DEFA02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14:paraId="2CE017D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14:paraId="2BFF6FD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14:paraId="01736C8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14:paraId="4417E29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14:paraId="635DA43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76592EB2" w14:textId="77777777" w:rsidTr="00F748B7">
        <w:trPr>
          <w:cantSplit/>
        </w:trPr>
        <w:tc>
          <w:tcPr>
            <w:tcW w:w="1996" w:type="dxa"/>
            <w:tcBorders>
              <w:top w:val="single" w:sz="8" w:space="0" w:color="AEAEAE"/>
              <w:left w:val="nil"/>
              <w:bottom w:val="single" w:sz="8" w:space="0" w:color="152935"/>
              <w:right w:val="nil"/>
            </w:tcBorders>
            <w:shd w:val="clear" w:color="auto" w:fill="E0E0E0"/>
          </w:tcPr>
          <w:p w14:paraId="349D869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14:paraId="1A41DB2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14:paraId="6B82124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14:paraId="7804323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14:paraId="54065A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14:paraId="12BCF6E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56614BA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14:paraId="1EA9B8F2" w14:textId="77777777" w:rsidTr="00F748B7">
        <w:trPr>
          <w:cantSplit/>
        </w:trPr>
        <w:tc>
          <w:tcPr>
            <w:tcW w:w="7858" w:type="dxa"/>
            <w:tcBorders>
              <w:top w:val="nil"/>
              <w:left w:val="nil"/>
              <w:bottom w:val="nil"/>
              <w:right w:val="nil"/>
            </w:tcBorders>
            <w:shd w:val="clear" w:color="auto" w:fill="FFFFFF"/>
          </w:tcPr>
          <w:p w14:paraId="6D9F987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14:paraId="7028E4F7"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6BE4DBC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14:paraId="45CF570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14:paraId="3E4B62C4"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6A218DF4" wp14:editId="244FCB45">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6D18D942"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6D53B3EE"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lastRenderedPageBreak/>
        <w:drawing>
          <wp:inline distT="0" distB="0" distL="0" distR="0" wp14:anchorId="2435D2AF" wp14:editId="3FE05B6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3F2AB483"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645BD397"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1D1EE0AD" wp14:editId="449DFC0D">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31D12511"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3F87D58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14:paraId="591708B6"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14:paraId="5A254A9F" w14:textId="77777777" w:rsidTr="00F748B7">
        <w:trPr>
          <w:cantSplit/>
        </w:trPr>
        <w:tc>
          <w:tcPr>
            <w:tcW w:w="7295" w:type="dxa"/>
            <w:gridSpan w:val="3"/>
            <w:tcBorders>
              <w:top w:val="nil"/>
              <w:left w:val="nil"/>
              <w:bottom w:val="nil"/>
              <w:right w:val="nil"/>
            </w:tcBorders>
            <w:shd w:val="clear" w:color="auto" w:fill="FFFFFF"/>
            <w:vAlign w:val="center"/>
          </w:tcPr>
          <w:p w14:paraId="63B60D3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14:paraId="063F448D" w14:textId="77777777" w:rsidTr="00F748B7">
        <w:trPr>
          <w:cantSplit/>
        </w:trPr>
        <w:tc>
          <w:tcPr>
            <w:tcW w:w="4786" w:type="dxa"/>
            <w:gridSpan w:val="2"/>
            <w:tcBorders>
              <w:top w:val="nil"/>
              <w:left w:val="nil"/>
              <w:bottom w:val="single" w:sz="8" w:space="0" w:color="AEAEAE"/>
              <w:right w:val="nil"/>
            </w:tcBorders>
            <w:shd w:val="clear" w:color="auto" w:fill="E0E0E0"/>
          </w:tcPr>
          <w:p w14:paraId="63ACA19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14:paraId="70BFB9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14:paraId="60632202"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44358A5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14:paraId="550949DA"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10E65521"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561CA38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14:paraId="23BB6FF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14:paraId="68C2B6A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14:paraId="250ECB43"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6F5C7D6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4A43848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14:paraId="1B40EE9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14:paraId="22837561"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4398951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4F9C85B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14:paraId="42C1DE8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14:paraId="554DC4B6"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283ADFE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5ABAC2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14:paraId="55F93AB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2C5A12B9"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2380523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0CDF92A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14:paraId="7809D5C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59C37279"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168D134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3D2A77D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14:paraId="2144718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14:paraId="13847364"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3A0B7B8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14:paraId="658EAF4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14:paraId="2DE70A5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14:paraId="3B0B5EEA"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5B4B774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92ACDB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14:paraId="7A2365F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14:paraId="49EA93E0"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3E451B0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14:paraId="7C2B14E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14:paraId="1BCE3D6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14:paraId="5215B37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14:paraId="2593A8E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14:paraId="2CC3DF1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14:paraId="715162A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14:paraId="5A423B1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14:paraId="39E2CC6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14:paraId="4CC7A75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14:paraId="226A8E7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14:paraId="6CE936D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PLOT(ZRESID) OUTLIERS(3).</w:t>
            </w:r>
          </w:p>
        </w:tc>
      </w:tr>
      <w:tr w:rsidR="00362B6F" w:rsidRPr="00362B6F" w14:paraId="6BB2D1F4" w14:textId="77777777" w:rsidTr="00F748B7">
        <w:trPr>
          <w:cantSplit/>
        </w:trPr>
        <w:tc>
          <w:tcPr>
            <w:tcW w:w="2308" w:type="dxa"/>
            <w:vMerge w:val="restart"/>
            <w:tcBorders>
              <w:top w:val="single" w:sz="8" w:space="0" w:color="AEAEAE"/>
              <w:left w:val="nil"/>
              <w:bottom w:val="single" w:sz="8" w:space="0" w:color="152935"/>
              <w:right w:val="nil"/>
            </w:tcBorders>
            <w:shd w:val="clear" w:color="auto" w:fill="E0E0E0"/>
          </w:tcPr>
          <w:p w14:paraId="4737DF4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14:paraId="457C832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14:paraId="54C02E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14:paraId="48D1576E"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462D70C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584D6FB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14:paraId="2DC3BA5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14:paraId="1FEE5FA9"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2213E20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6FD3739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14:paraId="1E077A5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14:paraId="45521F5F"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16D8A55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14:paraId="104CF23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14:paraId="72F53DD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14:paraId="7A8A5740"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14:paraId="0CDE91C1" w14:textId="77777777" w:rsidTr="00F748B7">
        <w:trPr>
          <w:cantSplit/>
        </w:trPr>
        <w:tc>
          <w:tcPr>
            <w:tcW w:w="4742" w:type="dxa"/>
            <w:gridSpan w:val="4"/>
            <w:tcBorders>
              <w:top w:val="nil"/>
              <w:left w:val="nil"/>
              <w:bottom w:val="nil"/>
              <w:right w:val="nil"/>
            </w:tcBorders>
            <w:shd w:val="clear" w:color="auto" w:fill="FFFFFF"/>
            <w:vAlign w:val="center"/>
          </w:tcPr>
          <w:p w14:paraId="284226F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14:paraId="0AF1E3C2" w14:textId="77777777" w:rsidTr="00F748B7">
        <w:trPr>
          <w:cantSplit/>
        </w:trPr>
        <w:tc>
          <w:tcPr>
            <w:tcW w:w="1186" w:type="dxa"/>
            <w:tcBorders>
              <w:top w:val="nil"/>
              <w:left w:val="nil"/>
              <w:bottom w:val="single" w:sz="8" w:space="0" w:color="152935"/>
              <w:right w:val="nil"/>
            </w:tcBorders>
            <w:shd w:val="clear" w:color="auto" w:fill="FFFFFF"/>
            <w:vAlign w:val="bottom"/>
          </w:tcPr>
          <w:p w14:paraId="518A446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14:paraId="406FBCA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14:paraId="19A4145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14:paraId="46AD8C7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14:paraId="32465296" w14:textId="77777777" w:rsidTr="00F748B7">
        <w:trPr>
          <w:cantSplit/>
        </w:trPr>
        <w:tc>
          <w:tcPr>
            <w:tcW w:w="1186" w:type="dxa"/>
            <w:tcBorders>
              <w:top w:val="single" w:sz="8" w:space="0" w:color="152935"/>
              <w:left w:val="nil"/>
              <w:bottom w:val="single" w:sz="8" w:space="0" w:color="AEAEAE"/>
              <w:right w:val="nil"/>
            </w:tcBorders>
            <w:shd w:val="clear" w:color="auto" w:fill="E0E0E0"/>
          </w:tcPr>
          <w:p w14:paraId="7CBB43F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14:paraId="372C622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14:paraId="3CBE6E2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14:paraId="70957F6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1C8DE3E0" w14:textId="77777777" w:rsidTr="00F748B7">
        <w:trPr>
          <w:cantSplit/>
        </w:trPr>
        <w:tc>
          <w:tcPr>
            <w:tcW w:w="1186" w:type="dxa"/>
            <w:tcBorders>
              <w:top w:val="single" w:sz="8" w:space="0" w:color="AEAEAE"/>
              <w:left w:val="nil"/>
              <w:bottom w:val="single" w:sz="8" w:space="0" w:color="AEAEAE"/>
              <w:right w:val="nil"/>
            </w:tcBorders>
            <w:shd w:val="clear" w:color="auto" w:fill="E0E0E0"/>
          </w:tcPr>
          <w:p w14:paraId="4EDB242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14:paraId="4807AA7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14:paraId="6923621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14:paraId="0D76AB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307DE943" w14:textId="77777777" w:rsidTr="00F748B7">
        <w:trPr>
          <w:cantSplit/>
        </w:trPr>
        <w:tc>
          <w:tcPr>
            <w:tcW w:w="1186" w:type="dxa"/>
            <w:tcBorders>
              <w:top w:val="single" w:sz="8" w:space="0" w:color="AEAEAE"/>
              <w:left w:val="nil"/>
              <w:bottom w:val="single" w:sz="8" w:space="0" w:color="AEAEAE"/>
              <w:right w:val="nil"/>
            </w:tcBorders>
            <w:shd w:val="clear" w:color="auto" w:fill="E0E0E0"/>
          </w:tcPr>
          <w:p w14:paraId="0A6BD86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14:paraId="66599A9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14:paraId="168C956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14:paraId="2A4B941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1A3FCF42" w14:textId="77777777" w:rsidTr="00F748B7">
        <w:trPr>
          <w:cantSplit/>
        </w:trPr>
        <w:tc>
          <w:tcPr>
            <w:tcW w:w="1186" w:type="dxa"/>
            <w:tcBorders>
              <w:top w:val="single" w:sz="8" w:space="0" w:color="AEAEAE"/>
              <w:left w:val="nil"/>
              <w:bottom w:val="single" w:sz="8" w:space="0" w:color="AEAEAE"/>
              <w:right w:val="nil"/>
            </w:tcBorders>
            <w:shd w:val="clear" w:color="auto" w:fill="E0E0E0"/>
          </w:tcPr>
          <w:p w14:paraId="696A892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14:paraId="371D7B6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14:paraId="011337F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14:paraId="5957D97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64343776" w14:textId="77777777" w:rsidTr="00F748B7">
        <w:trPr>
          <w:cantSplit/>
        </w:trPr>
        <w:tc>
          <w:tcPr>
            <w:tcW w:w="1186" w:type="dxa"/>
            <w:tcBorders>
              <w:top w:val="single" w:sz="8" w:space="0" w:color="AEAEAE"/>
              <w:left w:val="nil"/>
              <w:bottom w:val="single" w:sz="8" w:space="0" w:color="152935"/>
              <w:right w:val="nil"/>
            </w:tcBorders>
            <w:shd w:val="clear" w:color="auto" w:fill="E0E0E0"/>
          </w:tcPr>
          <w:p w14:paraId="1CFEC80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14:paraId="754D99F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14:paraId="3D17E97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14:paraId="5963C97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42409F48"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442B58D5" w14:textId="77777777"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14:paraId="503780C1" w14:textId="77777777" w:rsidTr="008C1864">
        <w:trPr>
          <w:cantSplit/>
        </w:trPr>
        <w:tc>
          <w:tcPr>
            <w:tcW w:w="8719" w:type="dxa"/>
            <w:gridSpan w:val="7"/>
            <w:tcBorders>
              <w:top w:val="nil"/>
              <w:left w:val="nil"/>
              <w:bottom w:val="nil"/>
              <w:right w:val="nil"/>
            </w:tcBorders>
            <w:shd w:val="clear" w:color="auto" w:fill="FFFFFF"/>
            <w:vAlign w:val="center"/>
          </w:tcPr>
          <w:p w14:paraId="4DFBCEC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14:paraId="43AA9FF2" w14:textId="77777777" w:rsidTr="008C1864">
        <w:trPr>
          <w:cantSplit/>
        </w:trPr>
        <w:tc>
          <w:tcPr>
            <w:tcW w:w="3183" w:type="dxa"/>
            <w:gridSpan w:val="2"/>
            <w:tcBorders>
              <w:top w:val="nil"/>
              <w:left w:val="nil"/>
              <w:bottom w:val="single" w:sz="8" w:space="0" w:color="152935"/>
              <w:right w:val="nil"/>
            </w:tcBorders>
            <w:shd w:val="clear" w:color="auto" w:fill="FFFFFF"/>
            <w:vAlign w:val="bottom"/>
          </w:tcPr>
          <w:p w14:paraId="7C534041"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14:paraId="20D4FD2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14:paraId="26002DE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14:paraId="6FEE29B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1EC27AA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14:paraId="25E7AB7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14:paraId="2B0894B4" w14:textId="77777777" w:rsidTr="008C1864">
        <w:trPr>
          <w:cantSplit/>
        </w:trPr>
        <w:tc>
          <w:tcPr>
            <w:tcW w:w="2009" w:type="dxa"/>
            <w:vMerge w:val="restart"/>
            <w:tcBorders>
              <w:top w:val="single" w:sz="8" w:space="0" w:color="152935"/>
              <w:left w:val="nil"/>
              <w:bottom w:val="nil"/>
              <w:right w:val="nil"/>
            </w:tcBorders>
            <w:shd w:val="clear" w:color="auto" w:fill="E0E0E0"/>
          </w:tcPr>
          <w:p w14:paraId="03C6CFF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14:paraId="7D253AC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14:paraId="184BD9E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14:paraId="30F33A0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14:paraId="7E05E07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4281A28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14:paraId="0244F8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14:paraId="078E24DB" w14:textId="77777777" w:rsidTr="008C1864">
        <w:trPr>
          <w:cantSplit/>
        </w:trPr>
        <w:tc>
          <w:tcPr>
            <w:tcW w:w="2009" w:type="dxa"/>
            <w:vMerge/>
            <w:tcBorders>
              <w:top w:val="single" w:sz="8" w:space="0" w:color="152935"/>
              <w:left w:val="nil"/>
              <w:bottom w:val="nil"/>
              <w:right w:val="nil"/>
            </w:tcBorders>
            <w:shd w:val="clear" w:color="auto" w:fill="E0E0E0"/>
          </w:tcPr>
          <w:p w14:paraId="033D8FE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14:paraId="6BC5E7C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14:paraId="2259C83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6962A76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08BC972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45FE5A6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14:paraId="49DEE8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14:paraId="060DBC02" w14:textId="77777777" w:rsidTr="008C1864">
        <w:trPr>
          <w:cantSplit/>
        </w:trPr>
        <w:tc>
          <w:tcPr>
            <w:tcW w:w="2009" w:type="dxa"/>
            <w:vMerge/>
            <w:tcBorders>
              <w:top w:val="single" w:sz="8" w:space="0" w:color="152935"/>
              <w:left w:val="nil"/>
              <w:bottom w:val="nil"/>
              <w:right w:val="nil"/>
            </w:tcBorders>
            <w:shd w:val="clear" w:color="auto" w:fill="E0E0E0"/>
          </w:tcPr>
          <w:p w14:paraId="73288EE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14:paraId="75FFB16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14:paraId="6D4582C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1EB6D5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6723951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5B1A8F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14:paraId="251086B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14:paraId="27EBD736" w14:textId="77777777" w:rsidTr="008C1864">
        <w:trPr>
          <w:cantSplit/>
        </w:trPr>
        <w:tc>
          <w:tcPr>
            <w:tcW w:w="2009" w:type="dxa"/>
            <w:vMerge/>
            <w:tcBorders>
              <w:top w:val="single" w:sz="8" w:space="0" w:color="152935"/>
              <w:left w:val="nil"/>
              <w:bottom w:val="nil"/>
              <w:right w:val="nil"/>
            </w:tcBorders>
            <w:shd w:val="clear" w:color="auto" w:fill="E0E0E0"/>
          </w:tcPr>
          <w:p w14:paraId="57F246C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14:paraId="049341E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14:paraId="2052FD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2AD6CA0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0D10DE9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5B37DFE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14:paraId="0994AE3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14:paraId="40E1EB88" w14:textId="77777777" w:rsidTr="008C1864">
        <w:trPr>
          <w:cantSplit/>
        </w:trPr>
        <w:tc>
          <w:tcPr>
            <w:tcW w:w="2009" w:type="dxa"/>
            <w:vMerge/>
            <w:tcBorders>
              <w:top w:val="single" w:sz="8" w:space="0" w:color="152935"/>
              <w:left w:val="nil"/>
              <w:bottom w:val="nil"/>
              <w:right w:val="nil"/>
            </w:tcBorders>
            <w:shd w:val="clear" w:color="auto" w:fill="E0E0E0"/>
          </w:tcPr>
          <w:p w14:paraId="1DABEFB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14:paraId="6816E7D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14:paraId="51C8DFB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14:paraId="223B940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14:paraId="62AA7F8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14:paraId="41EB0D3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14:paraId="7168145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4DD8BF8E" w14:textId="77777777" w:rsidTr="008C1864">
        <w:trPr>
          <w:cantSplit/>
        </w:trPr>
        <w:tc>
          <w:tcPr>
            <w:tcW w:w="2009" w:type="dxa"/>
            <w:vMerge w:val="restart"/>
            <w:tcBorders>
              <w:top w:val="single" w:sz="8" w:space="0" w:color="AEAEAE"/>
              <w:left w:val="nil"/>
              <w:bottom w:val="nil"/>
              <w:right w:val="nil"/>
            </w:tcBorders>
            <w:shd w:val="clear" w:color="auto" w:fill="E0E0E0"/>
          </w:tcPr>
          <w:p w14:paraId="36159FA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14:paraId="769A2B3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14:paraId="1379F37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487E058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25A6079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6D7D407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14:paraId="791FA3B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14:paraId="784FB703" w14:textId="77777777" w:rsidTr="008C1864">
        <w:trPr>
          <w:cantSplit/>
        </w:trPr>
        <w:tc>
          <w:tcPr>
            <w:tcW w:w="2009" w:type="dxa"/>
            <w:vMerge/>
            <w:tcBorders>
              <w:top w:val="single" w:sz="8" w:space="0" w:color="AEAEAE"/>
              <w:left w:val="nil"/>
              <w:bottom w:val="nil"/>
              <w:right w:val="nil"/>
            </w:tcBorders>
            <w:shd w:val="clear" w:color="auto" w:fill="E0E0E0"/>
          </w:tcPr>
          <w:p w14:paraId="0F39923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14:paraId="2EAB037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14:paraId="71B11B5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32729F0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724C12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6B71B0B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14:paraId="0394A37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14:paraId="623DBD38" w14:textId="77777777" w:rsidTr="008C1864">
        <w:trPr>
          <w:cantSplit/>
        </w:trPr>
        <w:tc>
          <w:tcPr>
            <w:tcW w:w="2009" w:type="dxa"/>
            <w:vMerge/>
            <w:tcBorders>
              <w:top w:val="single" w:sz="8" w:space="0" w:color="AEAEAE"/>
              <w:left w:val="nil"/>
              <w:bottom w:val="nil"/>
              <w:right w:val="nil"/>
            </w:tcBorders>
            <w:shd w:val="clear" w:color="auto" w:fill="E0E0E0"/>
          </w:tcPr>
          <w:p w14:paraId="252CE36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14:paraId="461DB7D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14:paraId="7D21CA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145CE17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4A41AAE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54464D9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14:paraId="281C56E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14:paraId="11E1ADEE" w14:textId="77777777" w:rsidTr="008C1864">
        <w:trPr>
          <w:cantSplit/>
        </w:trPr>
        <w:tc>
          <w:tcPr>
            <w:tcW w:w="2009" w:type="dxa"/>
            <w:vMerge/>
            <w:tcBorders>
              <w:top w:val="single" w:sz="8" w:space="0" w:color="AEAEAE"/>
              <w:left w:val="nil"/>
              <w:bottom w:val="nil"/>
              <w:right w:val="nil"/>
            </w:tcBorders>
            <w:shd w:val="clear" w:color="auto" w:fill="E0E0E0"/>
          </w:tcPr>
          <w:p w14:paraId="7590F21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14:paraId="54A574D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14:paraId="6A8127D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77E1351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15BFC8F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98CA7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14:paraId="2413424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46DA398D" w14:textId="77777777" w:rsidTr="008C1864">
        <w:trPr>
          <w:cantSplit/>
        </w:trPr>
        <w:tc>
          <w:tcPr>
            <w:tcW w:w="2009" w:type="dxa"/>
            <w:vMerge/>
            <w:tcBorders>
              <w:top w:val="single" w:sz="8" w:space="0" w:color="AEAEAE"/>
              <w:left w:val="nil"/>
              <w:bottom w:val="nil"/>
              <w:right w:val="nil"/>
            </w:tcBorders>
            <w:shd w:val="clear" w:color="auto" w:fill="E0E0E0"/>
          </w:tcPr>
          <w:p w14:paraId="19DA2FA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14:paraId="6263936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14:paraId="211ABFE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14:paraId="1A416A9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14:paraId="5AA41DD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14:paraId="6519B74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14:paraId="269896B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14:paraId="734BB482" w14:textId="77777777" w:rsidTr="008C1864">
        <w:trPr>
          <w:cantSplit/>
        </w:trPr>
        <w:tc>
          <w:tcPr>
            <w:tcW w:w="2009" w:type="dxa"/>
            <w:vMerge w:val="restart"/>
            <w:tcBorders>
              <w:top w:val="single" w:sz="8" w:space="0" w:color="AEAEAE"/>
              <w:left w:val="nil"/>
              <w:bottom w:val="single" w:sz="8" w:space="0" w:color="152935"/>
              <w:right w:val="nil"/>
            </w:tcBorders>
            <w:shd w:val="clear" w:color="auto" w:fill="E0E0E0"/>
          </w:tcPr>
          <w:p w14:paraId="3CDEBEF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14:paraId="48512DC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14:paraId="6D54E9A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6D9584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1BFFE64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433196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14:paraId="6059E24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1971AB98" w14:textId="77777777" w:rsidTr="008C1864">
        <w:trPr>
          <w:cantSplit/>
        </w:trPr>
        <w:tc>
          <w:tcPr>
            <w:tcW w:w="2009" w:type="dxa"/>
            <w:vMerge/>
            <w:tcBorders>
              <w:top w:val="single" w:sz="8" w:space="0" w:color="AEAEAE"/>
              <w:left w:val="nil"/>
              <w:bottom w:val="single" w:sz="8" w:space="0" w:color="152935"/>
              <w:right w:val="nil"/>
            </w:tcBorders>
            <w:shd w:val="clear" w:color="auto" w:fill="E0E0E0"/>
          </w:tcPr>
          <w:p w14:paraId="3A58C7D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14:paraId="7AF6D95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14:paraId="6AFDE4A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293AD90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51A4B81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3736F5F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14:paraId="5286D3A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1A8B148F" w14:textId="77777777" w:rsidTr="008C1864">
        <w:trPr>
          <w:cantSplit/>
        </w:trPr>
        <w:tc>
          <w:tcPr>
            <w:tcW w:w="2009" w:type="dxa"/>
            <w:vMerge/>
            <w:tcBorders>
              <w:top w:val="single" w:sz="8" w:space="0" w:color="AEAEAE"/>
              <w:left w:val="nil"/>
              <w:bottom w:val="single" w:sz="8" w:space="0" w:color="152935"/>
              <w:right w:val="nil"/>
            </w:tcBorders>
            <w:shd w:val="clear" w:color="auto" w:fill="E0E0E0"/>
          </w:tcPr>
          <w:p w14:paraId="38D0B37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14:paraId="3981E6D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14:paraId="4781EE0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5E9511D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17D9CDF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9BEDE9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14:paraId="4A6EDFC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2E7B9742" w14:textId="77777777" w:rsidTr="008C1864">
        <w:trPr>
          <w:cantSplit/>
        </w:trPr>
        <w:tc>
          <w:tcPr>
            <w:tcW w:w="2009" w:type="dxa"/>
            <w:vMerge/>
            <w:tcBorders>
              <w:top w:val="single" w:sz="8" w:space="0" w:color="AEAEAE"/>
              <w:left w:val="nil"/>
              <w:bottom w:val="single" w:sz="8" w:space="0" w:color="152935"/>
              <w:right w:val="nil"/>
            </w:tcBorders>
            <w:shd w:val="clear" w:color="auto" w:fill="E0E0E0"/>
          </w:tcPr>
          <w:p w14:paraId="64A067D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14:paraId="78BBD42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14:paraId="58C5E4F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3AED654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4053C35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687AADC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14:paraId="456AD50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4FB43D8B" w14:textId="77777777" w:rsidTr="008C1864">
        <w:trPr>
          <w:cantSplit/>
        </w:trPr>
        <w:tc>
          <w:tcPr>
            <w:tcW w:w="2009" w:type="dxa"/>
            <w:vMerge/>
            <w:tcBorders>
              <w:top w:val="single" w:sz="8" w:space="0" w:color="AEAEAE"/>
              <w:left w:val="nil"/>
              <w:bottom w:val="single" w:sz="8" w:space="0" w:color="152935"/>
              <w:right w:val="nil"/>
            </w:tcBorders>
            <w:shd w:val="clear" w:color="auto" w:fill="E0E0E0"/>
          </w:tcPr>
          <w:p w14:paraId="5666826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14:paraId="35A5E24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14:paraId="37E628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14:paraId="13B2D30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14:paraId="4E579CF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122EC57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14:paraId="275A567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50A9D250"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14:paraId="09E566BA" w14:textId="77777777" w:rsidTr="00F748B7">
        <w:trPr>
          <w:cantSplit/>
        </w:trPr>
        <w:tc>
          <w:tcPr>
            <w:tcW w:w="4849" w:type="dxa"/>
            <w:gridSpan w:val="4"/>
            <w:tcBorders>
              <w:top w:val="nil"/>
              <w:left w:val="nil"/>
              <w:bottom w:val="nil"/>
              <w:right w:val="nil"/>
            </w:tcBorders>
            <w:shd w:val="clear" w:color="auto" w:fill="FFFFFF"/>
            <w:vAlign w:val="center"/>
          </w:tcPr>
          <w:p w14:paraId="1DF6389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Entered/Removed</w:t>
            </w:r>
            <w:r w:rsidRPr="00362B6F">
              <w:rPr>
                <w:rFonts w:ascii="Arial" w:eastAsiaTheme="minorEastAsia" w:hAnsi="Arial" w:cs="Arial"/>
                <w:b/>
                <w:bCs/>
                <w:color w:val="010205"/>
                <w:vertAlign w:val="superscript"/>
              </w:rPr>
              <w:t>a</w:t>
            </w:r>
          </w:p>
        </w:tc>
      </w:tr>
      <w:tr w:rsidR="00362B6F" w:rsidRPr="00362B6F" w14:paraId="2D381F9D" w14:textId="77777777" w:rsidTr="00F748B7">
        <w:trPr>
          <w:cantSplit/>
        </w:trPr>
        <w:tc>
          <w:tcPr>
            <w:tcW w:w="810" w:type="dxa"/>
            <w:tcBorders>
              <w:top w:val="nil"/>
              <w:left w:val="nil"/>
              <w:bottom w:val="single" w:sz="8" w:space="0" w:color="152935"/>
              <w:right w:val="nil"/>
            </w:tcBorders>
            <w:shd w:val="clear" w:color="auto" w:fill="FFFFFF"/>
            <w:vAlign w:val="bottom"/>
          </w:tcPr>
          <w:p w14:paraId="40A2A2B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14:paraId="3A48583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14:paraId="046BF4E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14:paraId="3C9EA54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14:paraId="429369BC" w14:textId="77777777" w:rsidTr="00F748B7">
        <w:trPr>
          <w:cantSplit/>
        </w:trPr>
        <w:tc>
          <w:tcPr>
            <w:tcW w:w="810" w:type="dxa"/>
            <w:tcBorders>
              <w:top w:val="single" w:sz="8" w:space="0" w:color="152935"/>
              <w:left w:val="nil"/>
              <w:bottom w:val="single" w:sz="8" w:space="0" w:color="152935"/>
              <w:right w:val="nil"/>
            </w:tcBorders>
            <w:shd w:val="clear" w:color="auto" w:fill="E0E0E0"/>
          </w:tcPr>
          <w:p w14:paraId="5D219D0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14:paraId="6D9305D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RATIOCIT, GENERAL, ORIGINAL, GYEAR</w:t>
            </w:r>
            <w:r w:rsidRPr="00362B6F">
              <w:rPr>
                <w:rFonts w:ascii="Arial" w:eastAsiaTheme="minorEastAsia" w:hAnsi="Arial" w:cs="Arial"/>
                <w:color w:val="010205"/>
                <w:sz w:val="18"/>
                <w:szCs w:val="18"/>
                <w:vertAlign w:val="superscript"/>
              </w:rPr>
              <w:t>b</w:t>
            </w:r>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14:paraId="3C52F3B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14:paraId="555BECA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14:paraId="2C4C36A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14:paraId="0DF3F585" w14:textId="77777777" w:rsidTr="00F748B7">
        <w:trPr>
          <w:cantSplit/>
        </w:trPr>
        <w:tc>
          <w:tcPr>
            <w:tcW w:w="4846" w:type="dxa"/>
            <w:tcBorders>
              <w:top w:val="nil"/>
              <w:left w:val="nil"/>
              <w:bottom w:val="nil"/>
              <w:right w:val="nil"/>
            </w:tcBorders>
            <w:shd w:val="clear" w:color="auto" w:fill="FFFFFF"/>
          </w:tcPr>
          <w:p w14:paraId="02DA5B7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14:paraId="2A80411A" w14:textId="77777777" w:rsidTr="00F748B7">
        <w:trPr>
          <w:cantSplit/>
        </w:trPr>
        <w:tc>
          <w:tcPr>
            <w:tcW w:w="4846" w:type="dxa"/>
            <w:tcBorders>
              <w:top w:val="nil"/>
              <w:left w:val="nil"/>
              <w:bottom w:val="nil"/>
              <w:right w:val="nil"/>
            </w:tcBorders>
            <w:shd w:val="clear" w:color="auto" w:fill="FFFFFF"/>
          </w:tcPr>
          <w:p w14:paraId="631EAA8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14:paraId="154E504C"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14:paraId="45F1B8AF" w14:textId="77777777" w:rsidTr="00F748B7">
        <w:trPr>
          <w:cantSplit/>
        </w:trPr>
        <w:tc>
          <w:tcPr>
            <w:tcW w:w="9362" w:type="dxa"/>
            <w:gridSpan w:val="8"/>
            <w:tcBorders>
              <w:top w:val="nil"/>
              <w:left w:val="nil"/>
              <w:bottom w:val="nil"/>
              <w:right w:val="nil"/>
            </w:tcBorders>
            <w:shd w:val="clear" w:color="auto" w:fill="FFFFFF"/>
            <w:vAlign w:val="center"/>
          </w:tcPr>
          <w:p w14:paraId="786B42E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Model Summary</w:t>
            </w:r>
            <w:r w:rsidRPr="00362B6F">
              <w:rPr>
                <w:rFonts w:ascii="Arial" w:eastAsiaTheme="minorEastAsia" w:hAnsi="Arial" w:cs="Arial"/>
                <w:b/>
                <w:bCs/>
                <w:color w:val="010205"/>
                <w:vertAlign w:val="superscript"/>
              </w:rPr>
              <w:t>b</w:t>
            </w:r>
          </w:p>
        </w:tc>
      </w:tr>
      <w:tr w:rsidR="00362B6F" w:rsidRPr="00362B6F" w14:paraId="2011009D" w14:textId="77777777" w:rsidTr="00F748B7">
        <w:trPr>
          <w:cantSplit/>
        </w:trPr>
        <w:tc>
          <w:tcPr>
            <w:tcW w:w="786" w:type="dxa"/>
            <w:vMerge w:val="restart"/>
            <w:tcBorders>
              <w:top w:val="nil"/>
              <w:left w:val="nil"/>
              <w:bottom w:val="nil"/>
              <w:right w:val="nil"/>
            </w:tcBorders>
            <w:shd w:val="clear" w:color="auto" w:fill="FFFFFF"/>
            <w:vAlign w:val="bottom"/>
          </w:tcPr>
          <w:p w14:paraId="6546F0A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14:paraId="6D8B4A2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14:paraId="13A7997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14:paraId="1FB692F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14:paraId="3A2FE9F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14:paraId="5B2E737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14:paraId="3D108680" w14:textId="77777777" w:rsidTr="00F748B7">
        <w:trPr>
          <w:cantSplit/>
        </w:trPr>
        <w:tc>
          <w:tcPr>
            <w:tcW w:w="786" w:type="dxa"/>
            <w:vMerge/>
            <w:tcBorders>
              <w:top w:val="nil"/>
              <w:left w:val="nil"/>
              <w:bottom w:val="nil"/>
              <w:right w:val="nil"/>
            </w:tcBorders>
            <w:shd w:val="clear" w:color="auto" w:fill="FFFFFF"/>
            <w:vAlign w:val="bottom"/>
          </w:tcPr>
          <w:p w14:paraId="4751531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14:paraId="15ED5AD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14:paraId="4DC2E0D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14:paraId="48397AA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14:paraId="6023B9A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14:paraId="55970D9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14:paraId="1EF161B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14:paraId="2D3DF5E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14:paraId="6520EAE1" w14:textId="77777777" w:rsidTr="00F748B7">
        <w:trPr>
          <w:cantSplit/>
        </w:trPr>
        <w:tc>
          <w:tcPr>
            <w:tcW w:w="786" w:type="dxa"/>
            <w:tcBorders>
              <w:top w:val="single" w:sz="8" w:space="0" w:color="152935"/>
              <w:left w:val="nil"/>
              <w:bottom w:val="single" w:sz="8" w:space="0" w:color="152935"/>
              <w:right w:val="nil"/>
            </w:tcBorders>
            <w:shd w:val="clear" w:color="auto" w:fill="E0E0E0"/>
          </w:tcPr>
          <w:p w14:paraId="3E04AA9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14:paraId="5410AD9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14:paraId="1EE001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14:paraId="12A0937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14:paraId="354617C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14:paraId="5D0B9F3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14:paraId="21E8AE7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14:paraId="767AEE9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14:paraId="3ADF9EAB" w14:textId="77777777"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14:paraId="2FD6D34C" w14:textId="77777777"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14:paraId="5F74E7E5" w14:textId="77777777"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14:paraId="16B8D924" w14:textId="77777777" w:rsidTr="008C1864">
        <w:trPr>
          <w:cantSplit/>
        </w:trPr>
        <w:tc>
          <w:tcPr>
            <w:tcW w:w="9362" w:type="dxa"/>
            <w:gridSpan w:val="4"/>
            <w:tcBorders>
              <w:top w:val="nil"/>
              <w:left w:val="nil"/>
              <w:bottom w:val="nil"/>
              <w:right w:val="nil"/>
            </w:tcBorders>
            <w:shd w:val="clear" w:color="auto" w:fill="FFFFFF"/>
            <w:vAlign w:val="center"/>
          </w:tcPr>
          <w:p w14:paraId="22F11B8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Model Summary</w:t>
            </w:r>
            <w:r w:rsidRPr="00362B6F">
              <w:rPr>
                <w:rFonts w:ascii="Arial" w:eastAsiaTheme="minorEastAsia" w:hAnsi="Arial" w:cs="Arial"/>
                <w:b/>
                <w:bCs/>
                <w:color w:val="010205"/>
                <w:vertAlign w:val="superscript"/>
              </w:rPr>
              <w:t>b</w:t>
            </w:r>
          </w:p>
        </w:tc>
      </w:tr>
      <w:tr w:rsidR="00362B6F" w:rsidRPr="00362B6F" w14:paraId="0FE1ED2B" w14:textId="77777777" w:rsidTr="008C1864">
        <w:trPr>
          <w:cantSplit/>
        </w:trPr>
        <w:tc>
          <w:tcPr>
            <w:tcW w:w="1565" w:type="dxa"/>
            <w:vMerge w:val="restart"/>
            <w:tcBorders>
              <w:top w:val="nil"/>
              <w:left w:val="nil"/>
              <w:bottom w:val="nil"/>
              <w:right w:val="nil"/>
            </w:tcBorders>
            <w:shd w:val="clear" w:color="auto" w:fill="FFFFFF"/>
            <w:vAlign w:val="bottom"/>
          </w:tcPr>
          <w:p w14:paraId="4C6EF32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14:paraId="5773C88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14:paraId="5CF02549" w14:textId="77777777" w:rsidTr="008C1864">
        <w:trPr>
          <w:cantSplit/>
        </w:trPr>
        <w:tc>
          <w:tcPr>
            <w:tcW w:w="1565" w:type="dxa"/>
            <w:vMerge/>
            <w:tcBorders>
              <w:top w:val="nil"/>
              <w:left w:val="nil"/>
              <w:bottom w:val="nil"/>
              <w:right w:val="nil"/>
            </w:tcBorders>
            <w:shd w:val="clear" w:color="auto" w:fill="FFFFFF"/>
            <w:vAlign w:val="bottom"/>
          </w:tcPr>
          <w:p w14:paraId="69544E9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14:paraId="62577A4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14:paraId="50FBC37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14:paraId="6585E6B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14:paraId="40D63779" w14:textId="77777777" w:rsidTr="008C1864">
        <w:trPr>
          <w:cantSplit/>
        </w:trPr>
        <w:tc>
          <w:tcPr>
            <w:tcW w:w="1565" w:type="dxa"/>
            <w:tcBorders>
              <w:top w:val="single" w:sz="8" w:space="0" w:color="152935"/>
              <w:left w:val="nil"/>
              <w:bottom w:val="single" w:sz="8" w:space="0" w:color="152935"/>
              <w:right w:val="nil"/>
            </w:tcBorders>
            <w:shd w:val="clear" w:color="auto" w:fill="E0E0E0"/>
          </w:tcPr>
          <w:p w14:paraId="03D34D9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14:paraId="5C538AA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14:paraId="0BFB978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14:paraId="4DF165A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14:paraId="751AFB7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14:paraId="03769445" w14:textId="77777777" w:rsidTr="00F748B7">
        <w:trPr>
          <w:cantSplit/>
        </w:trPr>
        <w:tc>
          <w:tcPr>
            <w:tcW w:w="9359" w:type="dxa"/>
            <w:tcBorders>
              <w:top w:val="nil"/>
              <w:left w:val="nil"/>
              <w:bottom w:val="nil"/>
              <w:right w:val="nil"/>
            </w:tcBorders>
            <w:shd w:val="clear" w:color="auto" w:fill="FFFFFF"/>
          </w:tcPr>
          <w:p w14:paraId="272CF9C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14:paraId="0F180820" w14:textId="77777777" w:rsidTr="00F748B7">
        <w:trPr>
          <w:cantSplit/>
        </w:trPr>
        <w:tc>
          <w:tcPr>
            <w:tcW w:w="9359" w:type="dxa"/>
            <w:tcBorders>
              <w:top w:val="nil"/>
              <w:left w:val="nil"/>
              <w:bottom w:val="nil"/>
              <w:right w:val="nil"/>
            </w:tcBorders>
            <w:shd w:val="clear" w:color="auto" w:fill="FFFFFF"/>
          </w:tcPr>
          <w:p w14:paraId="7722DA2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14:paraId="27FC7424"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14:paraId="7561AB43" w14:textId="77777777" w:rsidTr="00F748B7">
        <w:trPr>
          <w:cantSplit/>
        </w:trPr>
        <w:tc>
          <w:tcPr>
            <w:tcW w:w="8057" w:type="dxa"/>
            <w:gridSpan w:val="7"/>
            <w:tcBorders>
              <w:top w:val="nil"/>
              <w:left w:val="nil"/>
              <w:bottom w:val="nil"/>
              <w:right w:val="nil"/>
            </w:tcBorders>
            <w:shd w:val="clear" w:color="auto" w:fill="FFFFFF"/>
            <w:vAlign w:val="center"/>
          </w:tcPr>
          <w:p w14:paraId="1B004B9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
        </w:tc>
      </w:tr>
      <w:tr w:rsidR="00362B6F" w:rsidRPr="00362B6F" w14:paraId="0D639CE9" w14:textId="77777777" w:rsidTr="00F748B7">
        <w:trPr>
          <w:cantSplit/>
        </w:trPr>
        <w:tc>
          <w:tcPr>
            <w:tcW w:w="2041" w:type="dxa"/>
            <w:gridSpan w:val="2"/>
            <w:tcBorders>
              <w:top w:val="nil"/>
              <w:left w:val="nil"/>
              <w:bottom w:val="single" w:sz="8" w:space="0" w:color="152935"/>
              <w:right w:val="nil"/>
            </w:tcBorders>
            <w:shd w:val="clear" w:color="auto" w:fill="FFFFFF"/>
            <w:vAlign w:val="bottom"/>
          </w:tcPr>
          <w:p w14:paraId="3EF4126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14:paraId="3472534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20F1B98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w:t>
            </w:r>
          </w:p>
        </w:tc>
        <w:tc>
          <w:tcPr>
            <w:tcW w:w="1423" w:type="dxa"/>
            <w:tcBorders>
              <w:top w:val="nil"/>
              <w:left w:val="single" w:sz="8" w:space="0" w:color="E0E0E0"/>
              <w:bottom w:val="single" w:sz="8" w:space="0" w:color="152935"/>
              <w:right w:val="single" w:sz="8" w:space="0" w:color="E0E0E0"/>
            </w:tcBorders>
            <w:shd w:val="clear" w:color="auto" w:fill="FFFFFF"/>
            <w:vAlign w:val="bottom"/>
          </w:tcPr>
          <w:p w14:paraId="7467A87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47B5D19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14:paraId="25356B5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14:paraId="22DD1081" w14:textId="77777777" w:rsidTr="00F748B7">
        <w:trPr>
          <w:cantSplit/>
        </w:trPr>
        <w:tc>
          <w:tcPr>
            <w:tcW w:w="742" w:type="dxa"/>
            <w:vMerge w:val="restart"/>
            <w:tcBorders>
              <w:top w:val="single" w:sz="8" w:space="0" w:color="152935"/>
              <w:left w:val="nil"/>
              <w:bottom w:val="single" w:sz="8" w:space="0" w:color="152935"/>
              <w:right w:val="nil"/>
            </w:tcBorders>
            <w:shd w:val="clear" w:color="auto" w:fill="E0E0E0"/>
          </w:tcPr>
          <w:p w14:paraId="418741E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14:paraId="7CF7272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14:paraId="30A6223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707C6FF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14:paraId="70E0A04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747202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14:paraId="54C4F44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14:paraId="4B0C4EC9"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15CEF93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14:paraId="403C3A8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14:paraId="619D3A2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67CDF65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14:paraId="636F41B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E38DD7A"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14:paraId="26955C8D"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06CD1EDD"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32374C63"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14:paraId="0E7A43D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14:paraId="038A3D3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695B4F3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6EFA7121"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8D2E6C4"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14:paraId="6DEBB6B5"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0625C75A"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14:paraId="04CFD53E" w14:textId="77777777" w:rsidTr="00F748B7">
        <w:trPr>
          <w:cantSplit/>
        </w:trPr>
        <w:tc>
          <w:tcPr>
            <w:tcW w:w="8057" w:type="dxa"/>
            <w:tcBorders>
              <w:top w:val="nil"/>
              <w:left w:val="nil"/>
              <w:bottom w:val="nil"/>
              <w:right w:val="nil"/>
            </w:tcBorders>
            <w:shd w:val="clear" w:color="auto" w:fill="FFFFFF"/>
          </w:tcPr>
          <w:p w14:paraId="725D6A9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14:paraId="56A0A685" w14:textId="77777777" w:rsidTr="00F748B7">
        <w:trPr>
          <w:cantSplit/>
        </w:trPr>
        <w:tc>
          <w:tcPr>
            <w:tcW w:w="8057" w:type="dxa"/>
            <w:tcBorders>
              <w:top w:val="nil"/>
              <w:left w:val="nil"/>
              <w:bottom w:val="nil"/>
              <w:right w:val="nil"/>
            </w:tcBorders>
            <w:shd w:val="clear" w:color="auto" w:fill="FFFFFF"/>
          </w:tcPr>
          <w:p w14:paraId="343454A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14:paraId="6C210EF6"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14:paraId="1E9AC4EE" w14:textId="77777777" w:rsidTr="00F748B7">
        <w:trPr>
          <w:cantSplit/>
        </w:trPr>
        <w:tc>
          <w:tcPr>
            <w:tcW w:w="8180" w:type="dxa"/>
            <w:gridSpan w:val="7"/>
            <w:tcBorders>
              <w:top w:val="nil"/>
              <w:left w:val="nil"/>
              <w:bottom w:val="nil"/>
              <w:right w:val="nil"/>
            </w:tcBorders>
            <w:shd w:val="clear" w:color="auto" w:fill="FFFFFF"/>
            <w:vAlign w:val="center"/>
          </w:tcPr>
          <w:p w14:paraId="4B47DA9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
        </w:tc>
      </w:tr>
      <w:tr w:rsidR="00362B6F" w:rsidRPr="00362B6F" w14:paraId="38C6C74C" w14:textId="77777777" w:rsidTr="00F748B7">
        <w:trPr>
          <w:cantSplit/>
        </w:trPr>
        <w:tc>
          <w:tcPr>
            <w:tcW w:w="1933" w:type="dxa"/>
            <w:gridSpan w:val="2"/>
            <w:vMerge w:val="restart"/>
            <w:tcBorders>
              <w:top w:val="nil"/>
              <w:left w:val="nil"/>
              <w:bottom w:val="nil"/>
              <w:right w:val="nil"/>
            </w:tcBorders>
            <w:shd w:val="clear" w:color="auto" w:fill="FFFFFF"/>
            <w:vAlign w:val="bottom"/>
          </w:tcPr>
          <w:p w14:paraId="328196A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14:paraId="307D8DB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14:paraId="5BB2616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14:paraId="6550520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14:paraId="556903E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14:paraId="055CA019" w14:textId="77777777" w:rsidTr="00F748B7">
        <w:trPr>
          <w:cantSplit/>
        </w:trPr>
        <w:tc>
          <w:tcPr>
            <w:tcW w:w="1933" w:type="dxa"/>
            <w:gridSpan w:val="2"/>
            <w:vMerge/>
            <w:tcBorders>
              <w:top w:val="nil"/>
              <w:left w:val="nil"/>
              <w:bottom w:val="nil"/>
              <w:right w:val="nil"/>
            </w:tcBorders>
            <w:shd w:val="clear" w:color="auto" w:fill="FFFFFF"/>
            <w:vAlign w:val="bottom"/>
          </w:tcPr>
          <w:p w14:paraId="3CD8926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14:paraId="5B75C43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14:paraId="4FF699A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14:paraId="427068D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14:paraId="6D71DDA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14:paraId="44517E0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14:paraId="0BE17AFF" w14:textId="77777777" w:rsidTr="00F748B7">
        <w:trPr>
          <w:cantSplit/>
        </w:trPr>
        <w:tc>
          <w:tcPr>
            <w:tcW w:w="742" w:type="dxa"/>
            <w:vMerge w:val="restart"/>
            <w:tcBorders>
              <w:top w:val="single" w:sz="8" w:space="0" w:color="152935"/>
              <w:left w:val="nil"/>
              <w:bottom w:val="single" w:sz="8" w:space="0" w:color="152935"/>
              <w:right w:val="nil"/>
            </w:tcBorders>
            <w:shd w:val="clear" w:color="auto" w:fill="E0E0E0"/>
          </w:tcPr>
          <w:p w14:paraId="4D76927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14:paraId="58DE69C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14:paraId="678BC84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14:paraId="788E803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0DD8A714"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4B8E64A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14:paraId="30B787C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14:paraId="0E47147C"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643852F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14:paraId="5FD3AEC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14:paraId="56E4514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100F9E0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422DA4E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6C1C9E5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14:paraId="20F2663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34D76F38"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57E992B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14:paraId="36AF579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14:paraId="7FC1250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2FB5AB0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676FC5C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4604062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14:paraId="236D58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14:paraId="1EF54EA2"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47D28D4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14:paraId="7383107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14:paraId="061BBB7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70F37F0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485DDFC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545DB44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14:paraId="29D9AE0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14:paraId="765E5D37"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43D6506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14:paraId="0FD7581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14:paraId="535A0C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14:paraId="40A6BD7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14:paraId="57BE86A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434045A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14:paraId="13BDE09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14:paraId="1D2B0F0D" w14:textId="77777777"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14:paraId="17ED3A2B" w14:textId="77777777"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14:paraId="7FAAFCCE" w14:textId="77777777" w:rsidTr="00F748B7">
        <w:trPr>
          <w:cantSplit/>
        </w:trPr>
        <w:tc>
          <w:tcPr>
            <w:tcW w:w="9358" w:type="dxa"/>
            <w:gridSpan w:val="8"/>
            <w:tcBorders>
              <w:top w:val="nil"/>
              <w:left w:val="nil"/>
              <w:bottom w:val="nil"/>
              <w:right w:val="nil"/>
            </w:tcBorders>
            <w:shd w:val="clear" w:color="auto" w:fill="FFFFFF"/>
            <w:vAlign w:val="center"/>
          </w:tcPr>
          <w:p w14:paraId="02DD524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
        </w:tc>
      </w:tr>
      <w:tr w:rsidR="00362B6F" w:rsidRPr="00362B6F" w14:paraId="3A716FF3" w14:textId="77777777" w:rsidTr="00F748B7">
        <w:trPr>
          <w:cantSplit/>
        </w:trPr>
        <w:tc>
          <w:tcPr>
            <w:tcW w:w="1949" w:type="dxa"/>
            <w:gridSpan w:val="2"/>
            <w:vMerge w:val="restart"/>
            <w:tcBorders>
              <w:top w:val="nil"/>
              <w:left w:val="nil"/>
              <w:bottom w:val="nil"/>
              <w:right w:val="nil"/>
            </w:tcBorders>
            <w:shd w:val="clear" w:color="auto" w:fill="FFFFFF"/>
            <w:vAlign w:val="bottom"/>
          </w:tcPr>
          <w:p w14:paraId="5DB16AD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14:paraId="7A5BA7C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14:paraId="2940143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14:paraId="1A5498A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14:paraId="6E866C3F" w14:textId="77777777" w:rsidTr="00F748B7">
        <w:trPr>
          <w:cantSplit/>
        </w:trPr>
        <w:tc>
          <w:tcPr>
            <w:tcW w:w="1949" w:type="dxa"/>
            <w:gridSpan w:val="2"/>
            <w:vMerge/>
            <w:tcBorders>
              <w:top w:val="nil"/>
              <w:left w:val="nil"/>
              <w:bottom w:val="nil"/>
              <w:right w:val="nil"/>
            </w:tcBorders>
            <w:shd w:val="clear" w:color="auto" w:fill="FFFFFF"/>
            <w:vAlign w:val="bottom"/>
          </w:tcPr>
          <w:p w14:paraId="2CE08DF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14:paraId="3DB37B5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14:paraId="298FE2C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14:paraId="0FFB667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3A961D2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2BEA013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14:paraId="4B3C975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14:paraId="3634511C" w14:textId="77777777" w:rsidTr="00F748B7">
        <w:trPr>
          <w:cantSplit/>
        </w:trPr>
        <w:tc>
          <w:tcPr>
            <w:tcW w:w="748" w:type="dxa"/>
            <w:vMerge w:val="restart"/>
            <w:tcBorders>
              <w:top w:val="single" w:sz="8" w:space="0" w:color="152935"/>
              <w:left w:val="nil"/>
              <w:bottom w:val="single" w:sz="8" w:space="0" w:color="152935"/>
              <w:right w:val="nil"/>
            </w:tcBorders>
            <w:shd w:val="clear" w:color="auto" w:fill="E0E0E0"/>
          </w:tcPr>
          <w:p w14:paraId="35F39AF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14:paraId="5D8C7C6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14:paraId="718D35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14:paraId="51412DD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4C899875"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55AA8F2D"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0B43A6EA"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14:paraId="3D671242"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0A7B88AE"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10185E91"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14:paraId="11F0876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14:paraId="5387C3D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14:paraId="1A70591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14:paraId="631655E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AE9EEC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B7B53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14:paraId="352C95C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14:paraId="0BE2E83C"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40373F5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14:paraId="22850AE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14:paraId="64FFF8C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14:paraId="4AF8320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14:paraId="2EA5004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B09732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49439B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14:paraId="457746C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14:paraId="54AA52A7"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1AF3F22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14:paraId="1B9DB06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14:paraId="0B84A73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14:paraId="7B1006B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14:paraId="30DE0EC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1EA4EB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4D9F16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14:paraId="580F0E7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14:paraId="0EBAC672"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2531BAB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14:paraId="7FD3F2F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14:paraId="011CBF5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14:paraId="46E4CC0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14:paraId="5273686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3079308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34468CB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14:paraId="1191501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14:paraId="2E5BC474" w14:textId="77777777"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14:paraId="118C6318" w14:textId="77777777"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14:paraId="51C25819" w14:textId="77777777"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14:paraId="3E02A0A1" w14:textId="77777777" w:rsidTr="008C1864">
        <w:trPr>
          <w:cantSplit/>
        </w:trPr>
        <w:tc>
          <w:tcPr>
            <w:tcW w:w="9362" w:type="dxa"/>
            <w:gridSpan w:val="3"/>
            <w:tcBorders>
              <w:top w:val="nil"/>
              <w:left w:val="nil"/>
              <w:bottom w:val="nil"/>
              <w:right w:val="nil"/>
            </w:tcBorders>
            <w:shd w:val="clear" w:color="auto" w:fill="FFFFFF"/>
            <w:vAlign w:val="center"/>
          </w:tcPr>
          <w:p w14:paraId="27BAA2C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
        </w:tc>
      </w:tr>
      <w:tr w:rsidR="00362B6F" w:rsidRPr="00362B6F" w14:paraId="7CFBCD30" w14:textId="77777777" w:rsidTr="008C1864">
        <w:trPr>
          <w:cantSplit/>
        </w:trPr>
        <w:tc>
          <w:tcPr>
            <w:tcW w:w="6095" w:type="dxa"/>
            <w:gridSpan w:val="2"/>
            <w:vMerge w:val="restart"/>
            <w:tcBorders>
              <w:top w:val="nil"/>
              <w:left w:val="nil"/>
              <w:bottom w:val="nil"/>
              <w:right w:val="nil"/>
            </w:tcBorders>
            <w:shd w:val="clear" w:color="auto" w:fill="FFFFFF"/>
            <w:vAlign w:val="bottom"/>
          </w:tcPr>
          <w:p w14:paraId="05D9042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14:paraId="7181007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14:paraId="27D2F23A" w14:textId="77777777" w:rsidTr="008C1864">
        <w:trPr>
          <w:cantSplit/>
        </w:trPr>
        <w:tc>
          <w:tcPr>
            <w:tcW w:w="6095" w:type="dxa"/>
            <w:gridSpan w:val="2"/>
            <w:vMerge/>
            <w:tcBorders>
              <w:top w:val="nil"/>
              <w:left w:val="nil"/>
              <w:bottom w:val="nil"/>
              <w:right w:val="nil"/>
            </w:tcBorders>
            <w:shd w:val="clear" w:color="auto" w:fill="FFFFFF"/>
            <w:vAlign w:val="bottom"/>
          </w:tcPr>
          <w:p w14:paraId="62FBA34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14:paraId="6AB473F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14:paraId="52B4A608" w14:textId="77777777" w:rsidTr="008C1864">
        <w:trPr>
          <w:cantSplit/>
        </w:trPr>
        <w:tc>
          <w:tcPr>
            <w:tcW w:w="2340" w:type="dxa"/>
            <w:vMerge w:val="restart"/>
            <w:tcBorders>
              <w:top w:val="single" w:sz="8" w:space="0" w:color="152935"/>
              <w:left w:val="nil"/>
              <w:bottom w:val="single" w:sz="8" w:space="0" w:color="152935"/>
              <w:right w:val="nil"/>
            </w:tcBorders>
            <w:shd w:val="clear" w:color="auto" w:fill="E0E0E0"/>
          </w:tcPr>
          <w:p w14:paraId="62A366D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14:paraId="31AC78A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14:paraId="409C995F"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086F6DB9" w14:textId="77777777" w:rsidTr="008C1864">
        <w:trPr>
          <w:cantSplit/>
        </w:trPr>
        <w:tc>
          <w:tcPr>
            <w:tcW w:w="2340" w:type="dxa"/>
            <w:vMerge/>
            <w:tcBorders>
              <w:top w:val="single" w:sz="8" w:space="0" w:color="152935"/>
              <w:left w:val="nil"/>
              <w:bottom w:val="single" w:sz="8" w:space="0" w:color="152935"/>
              <w:right w:val="nil"/>
            </w:tcBorders>
            <w:shd w:val="clear" w:color="auto" w:fill="E0E0E0"/>
          </w:tcPr>
          <w:p w14:paraId="7752568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14:paraId="2CCF2A4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14:paraId="2296A61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14:paraId="29914232" w14:textId="77777777" w:rsidTr="008C1864">
        <w:trPr>
          <w:cantSplit/>
        </w:trPr>
        <w:tc>
          <w:tcPr>
            <w:tcW w:w="2340" w:type="dxa"/>
            <w:vMerge/>
            <w:tcBorders>
              <w:top w:val="single" w:sz="8" w:space="0" w:color="152935"/>
              <w:left w:val="nil"/>
              <w:bottom w:val="single" w:sz="8" w:space="0" w:color="152935"/>
              <w:right w:val="nil"/>
            </w:tcBorders>
            <w:shd w:val="clear" w:color="auto" w:fill="E0E0E0"/>
          </w:tcPr>
          <w:p w14:paraId="35D0F4C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14:paraId="2C4A397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14:paraId="368BBAF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14:paraId="5F7FFD23" w14:textId="77777777" w:rsidTr="008C1864">
        <w:trPr>
          <w:cantSplit/>
        </w:trPr>
        <w:tc>
          <w:tcPr>
            <w:tcW w:w="2340" w:type="dxa"/>
            <w:vMerge/>
            <w:tcBorders>
              <w:top w:val="single" w:sz="8" w:space="0" w:color="152935"/>
              <w:left w:val="nil"/>
              <w:bottom w:val="single" w:sz="8" w:space="0" w:color="152935"/>
              <w:right w:val="nil"/>
            </w:tcBorders>
            <w:shd w:val="clear" w:color="auto" w:fill="E0E0E0"/>
          </w:tcPr>
          <w:p w14:paraId="44A53A2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14:paraId="11B5AB2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14:paraId="0174236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14:paraId="53EAB236" w14:textId="77777777" w:rsidTr="008C1864">
        <w:trPr>
          <w:cantSplit/>
        </w:trPr>
        <w:tc>
          <w:tcPr>
            <w:tcW w:w="2340" w:type="dxa"/>
            <w:vMerge/>
            <w:tcBorders>
              <w:top w:val="single" w:sz="8" w:space="0" w:color="152935"/>
              <w:left w:val="nil"/>
              <w:bottom w:val="single" w:sz="8" w:space="0" w:color="152935"/>
              <w:right w:val="nil"/>
            </w:tcBorders>
            <w:shd w:val="clear" w:color="auto" w:fill="E0E0E0"/>
          </w:tcPr>
          <w:p w14:paraId="4C1F212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14:paraId="61488B2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14:paraId="370EF57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14:paraId="6DC3AA5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14:paraId="6C364D0D" w14:textId="77777777" w:rsidTr="00F748B7">
        <w:trPr>
          <w:cantSplit/>
        </w:trPr>
        <w:tc>
          <w:tcPr>
            <w:tcW w:w="9360" w:type="dxa"/>
            <w:tcBorders>
              <w:top w:val="nil"/>
              <w:left w:val="nil"/>
              <w:bottom w:val="nil"/>
              <w:right w:val="nil"/>
            </w:tcBorders>
            <w:shd w:val="clear" w:color="auto" w:fill="FFFFFF"/>
          </w:tcPr>
          <w:p w14:paraId="066BAF7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14:paraId="7A36E51A"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14:paraId="4AED1EFB" w14:textId="77777777" w:rsidTr="00F748B7">
        <w:trPr>
          <w:cantSplit/>
        </w:trPr>
        <w:tc>
          <w:tcPr>
            <w:tcW w:w="7782" w:type="dxa"/>
            <w:gridSpan w:val="7"/>
            <w:tcBorders>
              <w:top w:val="nil"/>
              <w:left w:val="nil"/>
              <w:bottom w:val="nil"/>
              <w:right w:val="nil"/>
            </w:tcBorders>
            <w:shd w:val="clear" w:color="auto" w:fill="FFFFFF"/>
            <w:vAlign w:val="center"/>
          </w:tcPr>
          <w:p w14:paraId="2700208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 Correlations</w:t>
            </w:r>
            <w:r w:rsidRPr="00362B6F">
              <w:rPr>
                <w:rFonts w:ascii="Arial" w:eastAsiaTheme="minorEastAsia" w:hAnsi="Arial" w:cs="Arial"/>
                <w:b/>
                <w:bCs/>
                <w:color w:val="010205"/>
                <w:vertAlign w:val="superscript"/>
              </w:rPr>
              <w:t>a</w:t>
            </w:r>
          </w:p>
        </w:tc>
      </w:tr>
      <w:tr w:rsidR="00362B6F" w:rsidRPr="00362B6F" w14:paraId="2C192D2E" w14:textId="77777777" w:rsidTr="00F748B7">
        <w:trPr>
          <w:cantSplit/>
        </w:trPr>
        <w:tc>
          <w:tcPr>
            <w:tcW w:w="3280" w:type="dxa"/>
            <w:gridSpan w:val="3"/>
            <w:tcBorders>
              <w:top w:val="nil"/>
              <w:left w:val="nil"/>
              <w:bottom w:val="single" w:sz="8" w:space="0" w:color="152935"/>
              <w:right w:val="nil"/>
            </w:tcBorders>
            <w:shd w:val="clear" w:color="auto" w:fill="FFFFFF"/>
            <w:vAlign w:val="bottom"/>
          </w:tcPr>
          <w:p w14:paraId="05CA5CA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14:paraId="3F51218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14:paraId="267EF32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14:paraId="6F422BB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14:paraId="589375C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14:paraId="7B19C9B3" w14:textId="77777777" w:rsidTr="00F748B7">
        <w:trPr>
          <w:cantSplit/>
        </w:trPr>
        <w:tc>
          <w:tcPr>
            <w:tcW w:w="742" w:type="dxa"/>
            <w:vMerge w:val="restart"/>
            <w:tcBorders>
              <w:top w:val="single" w:sz="8" w:space="0" w:color="152935"/>
              <w:left w:val="nil"/>
              <w:bottom w:val="single" w:sz="8" w:space="0" w:color="152935"/>
              <w:right w:val="nil"/>
            </w:tcBorders>
            <w:shd w:val="clear" w:color="auto" w:fill="E0E0E0"/>
          </w:tcPr>
          <w:p w14:paraId="5CE6FCC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14:paraId="247D1C1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14:paraId="6EAA789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14:paraId="1CE200F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14:paraId="254BED2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14:paraId="6CD5E0C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14:paraId="641E57C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14:paraId="13F713A2"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275BCD8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14:paraId="07E8139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6D44BBD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14:paraId="00E6BFC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2F57462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422BF7E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14:paraId="2BD1355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14:paraId="4281F41E"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08B8F1F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14:paraId="3A27487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10144F8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14:paraId="763CCF4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15E7D43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79C4451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14:paraId="799ACB9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14:paraId="78C9435D"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0E7EF1A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14:paraId="3709437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14:paraId="796E4E7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14:paraId="17C4754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14:paraId="66D42D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14:paraId="74DE0DD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14:paraId="05C52FD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652DA289"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5C2A351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14:paraId="5A43287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Covariances</w:t>
            </w:r>
          </w:p>
        </w:tc>
        <w:tc>
          <w:tcPr>
            <w:tcW w:w="1176" w:type="dxa"/>
            <w:tcBorders>
              <w:top w:val="single" w:sz="8" w:space="0" w:color="AEAEAE"/>
              <w:left w:val="nil"/>
              <w:bottom w:val="single" w:sz="8" w:space="0" w:color="AEAEAE"/>
              <w:right w:val="nil"/>
            </w:tcBorders>
            <w:shd w:val="clear" w:color="auto" w:fill="E0E0E0"/>
          </w:tcPr>
          <w:p w14:paraId="5D7536A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14:paraId="74BE66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475EFD0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221F029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14:paraId="1AB3220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14:paraId="36868BF4"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22C157D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14:paraId="6E54509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33A4772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14:paraId="477B623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6374A6E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0D340F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14:paraId="2154351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14:paraId="1D58C17D"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62B3D12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14:paraId="276AAF6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42D73EF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14:paraId="5698111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22D4FE3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14:paraId="60287F4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14:paraId="0CA7D31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14:paraId="6308C2A2"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7103A67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14:paraId="3416C73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14:paraId="68E5D05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14:paraId="537766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14:paraId="26B2E9E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14:paraId="38C4422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14:paraId="5C2A6F9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14:paraId="621FB09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14:paraId="5D3976EB" w14:textId="77777777" w:rsidTr="00F748B7">
        <w:trPr>
          <w:cantSplit/>
        </w:trPr>
        <w:tc>
          <w:tcPr>
            <w:tcW w:w="7782" w:type="dxa"/>
            <w:tcBorders>
              <w:top w:val="nil"/>
              <w:left w:val="nil"/>
              <w:bottom w:val="nil"/>
              <w:right w:val="nil"/>
            </w:tcBorders>
            <w:shd w:val="clear" w:color="auto" w:fill="FFFFFF"/>
          </w:tcPr>
          <w:p w14:paraId="74C5A43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14:paraId="00940458"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14:paraId="0270E172" w14:textId="77777777" w:rsidTr="00F748B7">
        <w:trPr>
          <w:cantSplit/>
        </w:trPr>
        <w:tc>
          <w:tcPr>
            <w:tcW w:w="9312" w:type="dxa"/>
            <w:gridSpan w:val="8"/>
            <w:tcBorders>
              <w:top w:val="nil"/>
              <w:left w:val="nil"/>
              <w:bottom w:val="nil"/>
              <w:right w:val="nil"/>
            </w:tcBorders>
            <w:shd w:val="clear" w:color="auto" w:fill="FFFFFF"/>
            <w:vAlign w:val="center"/>
          </w:tcPr>
          <w:p w14:paraId="497757D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Collinearity Diagnostics</w:t>
            </w:r>
            <w:r w:rsidRPr="00362B6F">
              <w:rPr>
                <w:rFonts w:ascii="Arial" w:eastAsiaTheme="minorEastAsia" w:hAnsi="Arial" w:cs="Arial"/>
                <w:b/>
                <w:bCs/>
                <w:color w:val="010205"/>
                <w:vertAlign w:val="superscript"/>
              </w:rPr>
              <w:t>a</w:t>
            </w:r>
          </w:p>
        </w:tc>
      </w:tr>
      <w:tr w:rsidR="00362B6F" w:rsidRPr="00362B6F" w14:paraId="60A9F32D" w14:textId="77777777" w:rsidTr="00F748B7">
        <w:trPr>
          <w:cantSplit/>
        </w:trPr>
        <w:tc>
          <w:tcPr>
            <w:tcW w:w="803" w:type="dxa"/>
            <w:vMerge w:val="restart"/>
            <w:tcBorders>
              <w:top w:val="nil"/>
              <w:left w:val="nil"/>
              <w:bottom w:val="nil"/>
              <w:right w:val="nil"/>
            </w:tcBorders>
            <w:shd w:val="clear" w:color="auto" w:fill="FFFFFF"/>
            <w:vAlign w:val="bottom"/>
          </w:tcPr>
          <w:p w14:paraId="3F857C4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14:paraId="7EFE5E0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14:paraId="7F6B25E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14:paraId="4C99576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14:paraId="31BAA71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14:paraId="6A79DAE5" w14:textId="77777777" w:rsidTr="00F748B7">
        <w:trPr>
          <w:cantSplit/>
        </w:trPr>
        <w:tc>
          <w:tcPr>
            <w:tcW w:w="803" w:type="dxa"/>
            <w:vMerge/>
            <w:tcBorders>
              <w:top w:val="nil"/>
              <w:left w:val="nil"/>
              <w:bottom w:val="nil"/>
              <w:right w:val="nil"/>
            </w:tcBorders>
            <w:shd w:val="clear" w:color="auto" w:fill="FFFFFF"/>
            <w:vAlign w:val="bottom"/>
          </w:tcPr>
          <w:p w14:paraId="72E2F7E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14:paraId="084D9B6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14:paraId="2450B97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14:paraId="47E87A7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14:paraId="3CAE74A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14:paraId="0BBE139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14:paraId="160186E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14:paraId="53A134F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14:paraId="4F7A81BA" w14:textId="77777777" w:rsidTr="00F748B7">
        <w:trPr>
          <w:cantSplit/>
        </w:trPr>
        <w:tc>
          <w:tcPr>
            <w:tcW w:w="803" w:type="dxa"/>
            <w:vMerge w:val="restart"/>
            <w:tcBorders>
              <w:top w:val="single" w:sz="8" w:space="0" w:color="152935"/>
              <w:left w:val="nil"/>
              <w:bottom w:val="single" w:sz="8" w:space="0" w:color="152935"/>
              <w:right w:val="nil"/>
            </w:tcBorders>
            <w:shd w:val="clear" w:color="auto" w:fill="E0E0E0"/>
          </w:tcPr>
          <w:p w14:paraId="5FCF63F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14:paraId="323C218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14:paraId="47DFF7F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14:paraId="76396F9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14:paraId="147BB78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14:paraId="693D43B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14:paraId="6E5B6C6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14:paraId="445A18E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5744A680" w14:textId="77777777" w:rsidTr="00F748B7">
        <w:trPr>
          <w:cantSplit/>
        </w:trPr>
        <w:tc>
          <w:tcPr>
            <w:tcW w:w="803" w:type="dxa"/>
            <w:vMerge/>
            <w:tcBorders>
              <w:top w:val="single" w:sz="8" w:space="0" w:color="152935"/>
              <w:left w:val="nil"/>
              <w:bottom w:val="single" w:sz="8" w:space="0" w:color="152935"/>
              <w:right w:val="nil"/>
            </w:tcBorders>
            <w:shd w:val="clear" w:color="auto" w:fill="E0E0E0"/>
          </w:tcPr>
          <w:p w14:paraId="29CFA9A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14:paraId="1EACCA9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14:paraId="65E4783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08E4B7C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496A8F4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18067B2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4BAFF03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14:paraId="379E844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6D7C243F" w14:textId="77777777" w:rsidTr="00F748B7">
        <w:trPr>
          <w:cantSplit/>
        </w:trPr>
        <w:tc>
          <w:tcPr>
            <w:tcW w:w="803" w:type="dxa"/>
            <w:vMerge/>
            <w:tcBorders>
              <w:top w:val="single" w:sz="8" w:space="0" w:color="152935"/>
              <w:left w:val="nil"/>
              <w:bottom w:val="single" w:sz="8" w:space="0" w:color="152935"/>
              <w:right w:val="nil"/>
            </w:tcBorders>
            <w:shd w:val="clear" w:color="auto" w:fill="E0E0E0"/>
          </w:tcPr>
          <w:p w14:paraId="7FB4641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14:paraId="4672017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14:paraId="1EAFAE3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54BB485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2FD36C6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5CF27EB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5DF4F1E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14:paraId="18F0EB3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4803E398" w14:textId="77777777" w:rsidTr="00F748B7">
        <w:trPr>
          <w:cantSplit/>
        </w:trPr>
        <w:tc>
          <w:tcPr>
            <w:tcW w:w="803" w:type="dxa"/>
            <w:vMerge/>
            <w:tcBorders>
              <w:top w:val="single" w:sz="8" w:space="0" w:color="152935"/>
              <w:left w:val="nil"/>
              <w:bottom w:val="single" w:sz="8" w:space="0" w:color="152935"/>
              <w:right w:val="nil"/>
            </w:tcBorders>
            <w:shd w:val="clear" w:color="auto" w:fill="E0E0E0"/>
          </w:tcPr>
          <w:p w14:paraId="4E87767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14:paraId="3DD90E3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14:paraId="4B045E4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01A0B58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0D602A8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3D4C188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2B5664E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14:paraId="2C68B56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4B7C6197" w14:textId="77777777" w:rsidTr="00F748B7">
        <w:trPr>
          <w:cantSplit/>
        </w:trPr>
        <w:tc>
          <w:tcPr>
            <w:tcW w:w="803" w:type="dxa"/>
            <w:vMerge/>
            <w:tcBorders>
              <w:top w:val="single" w:sz="8" w:space="0" w:color="152935"/>
              <w:left w:val="nil"/>
              <w:bottom w:val="single" w:sz="8" w:space="0" w:color="152935"/>
              <w:right w:val="nil"/>
            </w:tcBorders>
            <w:shd w:val="clear" w:color="auto" w:fill="E0E0E0"/>
          </w:tcPr>
          <w:p w14:paraId="583F1A6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14:paraId="07E3E51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14:paraId="4CD956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14:paraId="48CF222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14:paraId="4D5F106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14:paraId="530458F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14:paraId="68D6D67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14:paraId="14EFB84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14:paraId="7DB8BEBC" w14:textId="77777777"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14:paraId="337A2D2E" w14:textId="77777777"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14:paraId="7124135A" w14:textId="77777777"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14:paraId="0459F9DC" w14:textId="77777777" w:rsidTr="008C1864">
        <w:trPr>
          <w:cantSplit/>
        </w:trPr>
        <w:tc>
          <w:tcPr>
            <w:tcW w:w="9362" w:type="dxa"/>
            <w:gridSpan w:val="3"/>
            <w:tcBorders>
              <w:top w:val="nil"/>
              <w:left w:val="nil"/>
              <w:bottom w:val="nil"/>
              <w:right w:val="nil"/>
            </w:tcBorders>
            <w:shd w:val="clear" w:color="auto" w:fill="FFFFFF"/>
            <w:vAlign w:val="center"/>
          </w:tcPr>
          <w:p w14:paraId="1007552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Collinearity Diagnostics</w:t>
            </w:r>
            <w:r w:rsidRPr="00362B6F">
              <w:rPr>
                <w:rFonts w:ascii="Arial" w:eastAsiaTheme="minorEastAsia" w:hAnsi="Arial" w:cs="Arial"/>
                <w:b/>
                <w:bCs/>
                <w:color w:val="010205"/>
                <w:vertAlign w:val="superscript"/>
              </w:rPr>
              <w:t>a</w:t>
            </w:r>
          </w:p>
        </w:tc>
      </w:tr>
      <w:tr w:rsidR="00362B6F" w:rsidRPr="00362B6F" w14:paraId="44748B1B" w14:textId="77777777" w:rsidTr="008C1864">
        <w:trPr>
          <w:cantSplit/>
        </w:trPr>
        <w:tc>
          <w:tcPr>
            <w:tcW w:w="2374" w:type="dxa"/>
            <w:vMerge w:val="restart"/>
            <w:tcBorders>
              <w:top w:val="nil"/>
              <w:left w:val="nil"/>
              <w:bottom w:val="nil"/>
              <w:right w:val="nil"/>
            </w:tcBorders>
            <w:shd w:val="clear" w:color="auto" w:fill="FFFFFF"/>
            <w:vAlign w:val="bottom"/>
          </w:tcPr>
          <w:p w14:paraId="0AD30DB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14:paraId="5DC2FAE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14:paraId="1C214C3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14:paraId="6B021DEB" w14:textId="77777777" w:rsidTr="008C1864">
        <w:trPr>
          <w:cantSplit/>
        </w:trPr>
        <w:tc>
          <w:tcPr>
            <w:tcW w:w="2374" w:type="dxa"/>
            <w:vMerge/>
            <w:tcBorders>
              <w:top w:val="nil"/>
              <w:left w:val="nil"/>
              <w:bottom w:val="nil"/>
              <w:right w:val="nil"/>
            </w:tcBorders>
            <w:shd w:val="clear" w:color="auto" w:fill="FFFFFF"/>
            <w:vAlign w:val="bottom"/>
          </w:tcPr>
          <w:p w14:paraId="4609511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14:paraId="6E78C7B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14:paraId="2A932BC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14:paraId="3D562FE0" w14:textId="77777777" w:rsidTr="008C1864">
        <w:trPr>
          <w:cantSplit/>
        </w:trPr>
        <w:tc>
          <w:tcPr>
            <w:tcW w:w="2374" w:type="dxa"/>
            <w:vMerge w:val="restart"/>
            <w:tcBorders>
              <w:top w:val="single" w:sz="8" w:space="0" w:color="152935"/>
              <w:left w:val="nil"/>
              <w:bottom w:val="single" w:sz="8" w:space="0" w:color="152935"/>
              <w:right w:val="nil"/>
            </w:tcBorders>
            <w:shd w:val="clear" w:color="auto" w:fill="E0E0E0"/>
          </w:tcPr>
          <w:p w14:paraId="4B42B0E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14:paraId="5889D44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14:paraId="3AA093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22B4A9D9" w14:textId="77777777" w:rsidTr="008C1864">
        <w:trPr>
          <w:cantSplit/>
        </w:trPr>
        <w:tc>
          <w:tcPr>
            <w:tcW w:w="2374" w:type="dxa"/>
            <w:vMerge/>
            <w:tcBorders>
              <w:top w:val="single" w:sz="8" w:space="0" w:color="152935"/>
              <w:left w:val="nil"/>
              <w:bottom w:val="single" w:sz="8" w:space="0" w:color="152935"/>
              <w:right w:val="nil"/>
            </w:tcBorders>
            <w:shd w:val="clear" w:color="auto" w:fill="E0E0E0"/>
          </w:tcPr>
          <w:p w14:paraId="2E7777F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14:paraId="3843406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14:paraId="0709EC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1E1B704D" w14:textId="77777777" w:rsidTr="008C1864">
        <w:trPr>
          <w:cantSplit/>
        </w:trPr>
        <w:tc>
          <w:tcPr>
            <w:tcW w:w="2374" w:type="dxa"/>
            <w:vMerge/>
            <w:tcBorders>
              <w:top w:val="single" w:sz="8" w:space="0" w:color="152935"/>
              <w:left w:val="nil"/>
              <w:bottom w:val="single" w:sz="8" w:space="0" w:color="152935"/>
              <w:right w:val="nil"/>
            </w:tcBorders>
            <w:shd w:val="clear" w:color="auto" w:fill="E0E0E0"/>
          </w:tcPr>
          <w:p w14:paraId="07E4A6F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14:paraId="69E680B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14:paraId="4AE3BEC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14:paraId="2DA298F8" w14:textId="77777777" w:rsidTr="008C1864">
        <w:trPr>
          <w:cantSplit/>
        </w:trPr>
        <w:tc>
          <w:tcPr>
            <w:tcW w:w="2374" w:type="dxa"/>
            <w:vMerge/>
            <w:tcBorders>
              <w:top w:val="single" w:sz="8" w:space="0" w:color="152935"/>
              <w:left w:val="nil"/>
              <w:bottom w:val="single" w:sz="8" w:space="0" w:color="152935"/>
              <w:right w:val="nil"/>
            </w:tcBorders>
            <w:shd w:val="clear" w:color="auto" w:fill="E0E0E0"/>
          </w:tcPr>
          <w:p w14:paraId="1DB00BC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14:paraId="05C1521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14:paraId="647668E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14:paraId="77F1B6B1" w14:textId="77777777" w:rsidTr="008C1864">
        <w:trPr>
          <w:cantSplit/>
        </w:trPr>
        <w:tc>
          <w:tcPr>
            <w:tcW w:w="2374" w:type="dxa"/>
            <w:vMerge/>
            <w:tcBorders>
              <w:top w:val="single" w:sz="8" w:space="0" w:color="152935"/>
              <w:left w:val="nil"/>
              <w:bottom w:val="single" w:sz="8" w:space="0" w:color="152935"/>
              <w:right w:val="nil"/>
            </w:tcBorders>
            <w:shd w:val="clear" w:color="auto" w:fill="E0E0E0"/>
          </w:tcPr>
          <w:p w14:paraId="51D3270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14:paraId="2C8D159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14:paraId="3B81A7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14:paraId="0EFAADD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14:paraId="3DB3A77E" w14:textId="77777777" w:rsidTr="00F748B7">
        <w:trPr>
          <w:cantSplit/>
        </w:trPr>
        <w:tc>
          <w:tcPr>
            <w:tcW w:w="9360" w:type="dxa"/>
            <w:tcBorders>
              <w:top w:val="nil"/>
              <w:left w:val="nil"/>
              <w:bottom w:val="nil"/>
              <w:right w:val="nil"/>
            </w:tcBorders>
            <w:shd w:val="clear" w:color="auto" w:fill="FFFFFF"/>
          </w:tcPr>
          <w:p w14:paraId="41ED0A5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14:paraId="302D6377"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14:paraId="36D1A7BD" w14:textId="77777777" w:rsidTr="00F748B7">
        <w:trPr>
          <w:cantSplit/>
        </w:trPr>
        <w:tc>
          <w:tcPr>
            <w:tcW w:w="6544" w:type="dxa"/>
            <w:gridSpan w:val="5"/>
            <w:tcBorders>
              <w:top w:val="nil"/>
              <w:left w:val="nil"/>
              <w:bottom w:val="nil"/>
              <w:right w:val="nil"/>
            </w:tcBorders>
            <w:shd w:val="clear" w:color="auto" w:fill="FFFFFF"/>
            <w:vAlign w:val="center"/>
          </w:tcPr>
          <w:p w14:paraId="584DAC2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Casewise Diagnostics</w:t>
            </w:r>
            <w:r w:rsidRPr="00362B6F">
              <w:rPr>
                <w:rFonts w:ascii="Arial" w:eastAsiaTheme="minorEastAsia" w:hAnsi="Arial" w:cs="Arial"/>
                <w:b/>
                <w:bCs/>
                <w:color w:val="010205"/>
                <w:vertAlign w:val="superscript"/>
              </w:rPr>
              <w:t>a</w:t>
            </w:r>
          </w:p>
        </w:tc>
      </w:tr>
      <w:tr w:rsidR="00362B6F" w:rsidRPr="00362B6F" w14:paraId="398411CE" w14:textId="77777777" w:rsidTr="00F748B7">
        <w:trPr>
          <w:cantSplit/>
        </w:trPr>
        <w:tc>
          <w:tcPr>
            <w:tcW w:w="1504" w:type="dxa"/>
            <w:tcBorders>
              <w:top w:val="nil"/>
              <w:left w:val="nil"/>
              <w:bottom w:val="single" w:sz="8" w:space="0" w:color="152935"/>
              <w:right w:val="nil"/>
            </w:tcBorders>
            <w:shd w:val="clear" w:color="auto" w:fill="FFFFFF"/>
            <w:vAlign w:val="bottom"/>
          </w:tcPr>
          <w:p w14:paraId="241CBC2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14:paraId="7D6AEA5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14:paraId="09AE464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14:paraId="7DCB171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14:paraId="7341AC8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14:paraId="3BD40B43" w14:textId="77777777" w:rsidTr="00F748B7">
        <w:trPr>
          <w:cantSplit/>
        </w:trPr>
        <w:tc>
          <w:tcPr>
            <w:tcW w:w="1504" w:type="dxa"/>
            <w:tcBorders>
              <w:top w:val="single" w:sz="8" w:space="0" w:color="152935"/>
              <w:left w:val="nil"/>
              <w:bottom w:val="single" w:sz="8" w:space="0" w:color="AEAEAE"/>
              <w:right w:val="nil"/>
            </w:tcBorders>
            <w:shd w:val="clear" w:color="auto" w:fill="E0E0E0"/>
          </w:tcPr>
          <w:p w14:paraId="1AABDB3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14:paraId="4E0481A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14:paraId="1DEDB2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14:paraId="42D3039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14:paraId="343DA44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14:paraId="352293F0"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50C0F08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14:paraId="14D7D65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747828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4D675F9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14:paraId="11CB08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14:paraId="4A103D8C"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0A92333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14:paraId="25C43E7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49E3C5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757EBEC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14:paraId="1A6905C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14:paraId="431FBD6A"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6C1606E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14:paraId="24141DC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2C7C6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350570E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14:paraId="2CC9571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14:paraId="5B6835B8"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33B2691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14:paraId="5E76928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5E0834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1119687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14:paraId="16C9EBD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14:paraId="209BE614"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47E1C5A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14:paraId="3B68BAD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BD57B4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07E798E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14:paraId="5AE1B9A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14:paraId="1AC5A02C"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17D65FC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14:paraId="1624952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47AE6C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49F4A34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14:paraId="4927E6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14:paraId="5AA16A29"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2A9E7AB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14:paraId="1CD7C52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CB36C3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2A4B6E4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14:paraId="2AD2234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14:paraId="404449DF"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7D72864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14:paraId="2D96346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665086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1CFFCE4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14:paraId="1C994DA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14:paraId="516CFDD9"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16D2B9D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14:paraId="2D2F5D8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D24767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4AE0717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14:paraId="1F6DC6B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14:paraId="58AC13F6"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5D533D7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14:paraId="5D6A74B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80D8DC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1B0566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14:paraId="39359B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14:paraId="7E3E000F"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5C86B30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14:paraId="368F44F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155E31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46F5D30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14:paraId="5FACAB8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14:paraId="70E0F594"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2B95365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14:paraId="16534B7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482676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69C6829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14:paraId="7F8D757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14:paraId="720A899B"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013A1F6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14:paraId="2DD2CCB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B055C3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67AF31A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14:paraId="4710FEC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14:paraId="6BD80D77"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194DE87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14:paraId="5CDABE2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EBE5B4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77C07C9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14:paraId="2E78D03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14:paraId="66B77C4F"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5A897F5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14:paraId="67E844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48AF0B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714296C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14:paraId="229FC78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14:paraId="59A54FA2"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2828C7D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14:paraId="3F87D84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980EC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420608E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14:paraId="7C90CA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14:paraId="6A9EAB1C"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35ECE91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14:paraId="5CB819F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DC9BC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5F54400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14:paraId="3E29F4B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14:paraId="07CAD7C0"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641730B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14:paraId="68B459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9EAF8E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765C3A1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14:paraId="4B2C913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14:paraId="6349D7EC"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0BC3972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14:paraId="698A61B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CD2E2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413AA8A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14:paraId="0264778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14:paraId="0D830451"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22ED51D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14:paraId="0568FB6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7803EA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7DF18AE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14:paraId="3669A24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14:paraId="23744568"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7649435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14:paraId="73A8FEA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53E205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2B6C65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14:paraId="7881B7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14:paraId="73C5FBF2"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3E9760D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14:paraId="506B5C4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1BF8B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6C4720B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14:paraId="7FBF950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14:paraId="1593733E"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0D5F663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14:paraId="1FE1ADE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FD8D01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2BB4723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14:paraId="448DF8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14:paraId="4DD466FE"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54B8CE8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14:paraId="50D7723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446C1F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598CDE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14:paraId="0C3AFBA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14:paraId="3F791091"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688002C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14:paraId="11F66FD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62D811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0ABF38F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14:paraId="64F8FFC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14:paraId="2EF2A198"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227D690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14:paraId="403265D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87ABDF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47D61E5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14:paraId="7C56F49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14:paraId="444A7B5A"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2D2E228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14:paraId="5DF06F5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BED0B1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7FCF560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14:paraId="50255C1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14:paraId="343C77EA"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786B10D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14:paraId="3E7236E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EB1800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3A888DC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14:paraId="23B3652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14:paraId="01D1BE8A"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0ED1115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14:paraId="05922AF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386233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5C01A94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14:paraId="46C800C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14:paraId="6D677C07"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6687601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14:paraId="727F2A4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385CC4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0EFB45A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14:paraId="58AC849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14:paraId="53C5131F"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360E1D5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14:paraId="5687812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773392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0A650BB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14:paraId="617EAD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14:paraId="6968444F"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4A7B6C5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14:paraId="7BF75A6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B533E3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23868AF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14:paraId="7B8CF38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14:paraId="73D34358"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60116DA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14:paraId="17A984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D3AD5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352C3B0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14:paraId="7CE18C6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14:paraId="4258115F"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0ACB8C9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14:paraId="3DDC6B6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C11D26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62C237F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14:paraId="4FE9406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14:paraId="3B9718B6"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479F499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14:paraId="44D63AA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994357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75D3DD2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14:paraId="5BD954C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14:paraId="79DD3AFF"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2E9BC89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14:paraId="296B5E3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70931A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56C2A1D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14:paraId="03C6BA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14:paraId="78786A97" w14:textId="77777777" w:rsidTr="00F748B7">
        <w:trPr>
          <w:cantSplit/>
        </w:trPr>
        <w:tc>
          <w:tcPr>
            <w:tcW w:w="1504" w:type="dxa"/>
            <w:tcBorders>
              <w:top w:val="single" w:sz="8" w:space="0" w:color="AEAEAE"/>
              <w:left w:val="nil"/>
              <w:bottom w:val="single" w:sz="8" w:space="0" w:color="AEAEAE"/>
              <w:right w:val="nil"/>
            </w:tcBorders>
            <w:shd w:val="clear" w:color="auto" w:fill="E0E0E0"/>
          </w:tcPr>
          <w:p w14:paraId="372D4F8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14:paraId="6050064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90D48F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0DB481D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14:paraId="60E627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14:paraId="6B16E8F4" w14:textId="77777777" w:rsidTr="00F748B7">
        <w:trPr>
          <w:cantSplit/>
        </w:trPr>
        <w:tc>
          <w:tcPr>
            <w:tcW w:w="1504" w:type="dxa"/>
            <w:tcBorders>
              <w:top w:val="single" w:sz="8" w:space="0" w:color="AEAEAE"/>
              <w:left w:val="nil"/>
              <w:bottom w:val="single" w:sz="8" w:space="0" w:color="152935"/>
              <w:right w:val="nil"/>
            </w:tcBorders>
            <w:shd w:val="clear" w:color="auto" w:fill="E0E0E0"/>
          </w:tcPr>
          <w:p w14:paraId="3E9E0CE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14:paraId="5060EE7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14:paraId="31A996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14:paraId="520E50C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14:paraId="0A3D41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14:paraId="68F3B9E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14:paraId="5DF6315D" w14:textId="77777777" w:rsidTr="00F748B7">
        <w:trPr>
          <w:cantSplit/>
        </w:trPr>
        <w:tc>
          <w:tcPr>
            <w:tcW w:w="6544" w:type="dxa"/>
            <w:tcBorders>
              <w:top w:val="nil"/>
              <w:left w:val="nil"/>
              <w:bottom w:val="nil"/>
              <w:right w:val="nil"/>
            </w:tcBorders>
            <w:shd w:val="clear" w:color="auto" w:fill="FFFFFF"/>
          </w:tcPr>
          <w:p w14:paraId="692F7DB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14:paraId="48D0A7DC"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14:paraId="1572135B" w14:textId="77777777" w:rsidTr="00F748B7">
        <w:trPr>
          <w:cantSplit/>
        </w:trPr>
        <w:tc>
          <w:tcPr>
            <w:tcW w:w="7723" w:type="dxa"/>
            <w:gridSpan w:val="6"/>
            <w:tcBorders>
              <w:top w:val="nil"/>
              <w:left w:val="nil"/>
              <w:bottom w:val="nil"/>
              <w:right w:val="nil"/>
            </w:tcBorders>
            <w:shd w:val="clear" w:color="auto" w:fill="FFFFFF"/>
            <w:vAlign w:val="center"/>
          </w:tcPr>
          <w:p w14:paraId="07C46C0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Residuals Statistics</w:t>
            </w:r>
            <w:r w:rsidRPr="00362B6F">
              <w:rPr>
                <w:rFonts w:ascii="Arial" w:eastAsiaTheme="minorEastAsia" w:hAnsi="Arial" w:cs="Arial"/>
                <w:b/>
                <w:bCs/>
                <w:color w:val="010205"/>
                <w:vertAlign w:val="superscript"/>
              </w:rPr>
              <w:t>a</w:t>
            </w:r>
          </w:p>
        </w:tc>
      </w:tr>
      <w:tr w:rsidR="00362B6F" w:rsidRPr="00362B6F" w14:paraId="61330E71" w14:textId="77777777" w:rsidTr="00F748B7">
        <w:trPr>
          <w:cantSplit/>
        </w:trPr>
        <w:tc>
          <w:tcPr>
            <w:tcW w:w="1997" w:type="dxa"/>
            <w:tcBorders>
              <w:top w:val="nil"/>
              <w:left w:val="nil"/>
              <w:bottom w:val="single" w:sz="8" w:space="0" w:color="152935"/>
              <w:right w:val="nil"/>
            </w:tcBorders>
            <w:shd w:val="clear" w:color="auto" w:fill="FFFFFF"/>
            <w:vAlign w:val="bottom"/>
          </w:tcPr>
          <w:p w14:paraId="545D3B5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14:paraId="17BB263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14:paraId="01B5039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1858616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14:paraId="119D44D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14:paraId="59670B8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14:paraId="6D92332B" w14:textId="77777777" w:rsidTr="00F748B7">
        <w:trPr>
          <w:cantSplit/>
        </w:trPr>
        <w:tc>
          <w:tcPr>
            <w:tcW w:w="1997" w:type="dxa"/>
            <w:tcBorders>
              <w:top w:val="single" w:sz="8" w:space="0" w:color="152935"/>
              <w:left w:val="nil"/>
              <w:bottom w:val="single" w:sz="8" w:space="0" w:color="AEAEAE"/>
              <w:right w:val="nil"/>
            </w:tcBorders>
            <w:shd w:val="clear" w:color="auto" w:fill="E0E0E0"/>
          </w:tcPr>
          <w:p w14:paraId="7EBDE64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14:paraId="563935B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14:paraId="6BCDD5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527699F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14:paraId="2AFEB6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14:paraId="08A2EE0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0F0CE5A2" w14:textId="77777777" w:rsidTr="00F748B7">
        <w:trPr>
          <w:cantSplit/>
        </w:trPr>
        <w:tc>
          <w:tcPr>
            <w:tcW w:w="1997" w:type="dxa"/>
            <w:tcBorders>
              <w:top w:val="single" w:sz="8" w:space="0" w:color="AEAEAE"/>
              <w:left w:val="nil"/>
              <w:bottom w:val="single" w:sz="8" w:space="0" w:color="AEAEAE"/>
              <w:right w:val="nil"/>
            </w:tcBorders>
            <w:shd w:val="clear" w:color="auto" w:fill="E0E0E0"/>
          </w:tcPr>
          <w:p w14:paraId="1CC1F46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14:paraId="57C9EFF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14:paraId="790749F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27AE73C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6A9BB5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14:paraId="7285B8B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15812E7C" w14:textId="77777777" w:rsidTr="00F748B7">
        <w:trPr>
          <w:cantSplit/>
        </w:trPr>
        <w:tc>
          <w:tcPr>
            <w:tcW w:w="1997" w:type="dxa"/>
            <w:tcBorders>
              <w:top w:val="single" w:sz="8" w:space="0" w:color="AEAEAE"/>
              <w:left w:val="nil"/>
              <w:bottom w:val="single" w:sz="8" w:space="0" w:color="AEAEAE"/>
              <w:right w:val="nil"/>
            </w:tcBorders>
            <w:shd w:val="clear" w:color="auto" w:fill="E0E0E0"/>
          </w:tcPr>
          <w:p w14:paraId="7CD2298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14:paraId="25900A4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14:paraId="21E7A89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4F3BEF1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49511D3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14:paraId="47DA1C6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4406F3BB" w14:textId="77777777" w:rsidTr="00F748B7">
        <w:trPr>
          <w:cantSplit/>
        </w:trPr>
        <w:tc>
          <w:tcPr>
            <w:tcW w:w="1997" w:type="dxa"/>
            <w:tcBorders>
              <w:top w:val="single" w:sz="8" w:space="0" w:color="AEAEAE"/>
              <w:left w:val="nil"/>
              <w:bottom w:val="single" w:sz="8" w:space="0" w:color="152935"/>
              <w:right w:val="nil"/>
            </w:tcBorders>
            <w:shd w:val="clear" w:color="auto" w:fill="E0E0E0"/>
          </w:tcPr>
          <w:p w14:paraId="17E0F6F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14:paraId="2C6ED96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14:paraId="33978B2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14:paraId="57C13FB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14:paraId="2BB70BD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14:paraId="284D998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59C12F2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14:paraId="72A48016" w14:textId="77777777" w:rsidTr="00F748B7">
        <w:trPr>
          <w:cantSplit/>
        </w:trPr>
        <w:tc>
          <w:tcPr>
            <w:tcW w:w="7723" w:type="dxa"/>
            <w:tcBorders>
              <w:top w:val="nil"/>
              <w:left w:val="nil"/>
              <w:bottom w:val="nil"/>
              <w:right w:val="nil"/>
            </w:tcBorders>
            <w:shd w:val="clear" w:color="auto" w:fill="FFFFFF"/>
          </w:tcPr>
          <w:p w14:paraId="633B3D1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14:paraId="2BD2C42E"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4FBCD9A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14:paraId="1AF787D5" w14:textId="77777777"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14:paraId="2522C2E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14:paraId="419B1D09"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76B5C04D"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7BDB6931" wp14:editId="2B5F8147">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359F489A"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3AB114E3"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67B133F"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09EF39AB" wp14:editId="3984036D">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2A9E1601"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0DBEEE19"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70C0DE5D"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1884502E" wp14:editId="2704B78C">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321F9936"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0145772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14:paraId="63DE1E0B" w14:textId="77777777" w:rsidTr="008C1864">
        <w:trPr>
          <w:cantSplit/>
        </w:trPr>
        <w:tc>
          <w:tcPr>
            <w:tcW w:w="7296" w:type="dxa"/>
            <w:gridSpan w:val="3"/>
            <w:tcBorders>
              <w:top w:val="nil"/>
              <w:left w:val="nil"/>
              <w:bottom w:val="nil"/>
              <w:right w:val="nil"/>
            </w:tcBorders>
            <w:shd w:val="clear" w:color="auto" w:fill="FFFFFF"/>
            <w:vAlign w:val="center"/>
          </w:tcPr>
          <w:p w14:paraId="60F9A28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14:paraId="689553AD" w14:textId="77777777" w:rsidTr="008C1864">
        <w:trPr>
          <w:cantSplit/>
        </w:trPr>
        <w:tc>
          <w:tcPr>
            <w:tcW w:w="4787" w:type="dxa"/>
            <w:gridSpan w:val="2"/>
            <w:tcBorders>
              <w:top w:val="nil"/>
              <w:left w:val="nil"/>
              <w:bottom w:val="single" w:sz="8" w:space="0" w:color="AEAEAE"/>
              <w:right w:val="nil"/>
            </w:tcBorders>
            <w:shd w:val="clear" w:color="auto" w:fill="E0E0E0"/>
          </w:tcPr>
          <w:p w14:paraId="5B3365F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14:paraId="5DDC542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14:paraId="28FAE9F0" w14:textId="77777777" w:rsidTr="008C1864">
        <w:trPr>
          <w:cantSplit/>
        </w:trPr>
        <w:tc>
          <w:tcPr>
            <w:tcW w:w="4787" w:type="dxa"/>
            <w:gridSpan w:val="2"/>
            <w:tcBorders>
              <w:top w:val="single" w:sz="8" w:space="0" w:color="AEAEAE"/>
              <w:left w:val="nil"/>
              <w:bottom w:val="single" w:sz="8" w:space="0" w:color="AEAEAE"/>
              <w:right w:val="nil"/>
            </w:tcBorders>
            <w:shd w:val="clear" w:color="auto" w:fill="E0E0E0"/>
          </w:tcPr>
          <w:p w14:paraId="43B8092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14:paraId="06453B27"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6917B731" w14:textId="77777777" w:rsidTr="008C1864">
        <w:trPr>
          <w:cantSplit/>
        </w:trPr>
        <w:tc>
          <w:tcPr>
            <w:tcW w:w="2309" w:type="dxa"/>
            <w:vMerge w:val="restart"/>
            <w:tcBorders>
              <w:top w:val="single" w:sz="8" w:space="0" w:color="AEAEAE"/>
              <w:left w:val="nil"/>
              <w:bottom w:val="single" w:sz="8" w:space="0" w:color="AEAEAE"/>
              <w:right w:val="nil"/>
            </w:tcBorders>
            <w:shd w:val="clear" w:color="auto" w:fill="E0E0E0"/>
          </w:tcPr>
          <w:p w14:paraId="3CED5A7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14:paraId="78B3EBC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14:paraId="296A2B9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14:paraId="636F48A6"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4DDBC37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02E799C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14:paraId="0A04564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14:paraId="05A934ED"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3F42EB2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05430B9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14:paraId="78202E9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14:paraId="7585768A"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47600D3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4AE6C0E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14:paraId="11834F4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5459861E"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1C216FD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49CD422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14:paraId="626EEBD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03CF4BD7"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097B1AE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52C38F8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14:paraId="3366A4D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14:paraId="1B14C23A" w14:textId="77777777" w:rsidTr="008C1864">
        <w:trPr>
          <w:cantSplit/>
        </w:trPr>
        <w:tc>
          <w:tcPr>
            <w:tcW w:w="2309" w:type="dxa"/>
            <w:vMerge w:val="restart"/>
            <w:tcBorders>
              <w:top w:val="single" w:sz="8" w:space="0" w:color="AEAEAE"/>
              <w:left w:val="nil"/>
              <w:bottom w:val="single" w:sz="8" w:space="0" w:color="AEAEAE"/>
              <w:right w:val="nil"/>
            </w:tcBorders>
            <w:shd w:val="clear" w:color="auto" w:fill="E0E0E0"/>
          </w:tcPr>
          <w:p w14:paraId="429D284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14:paraId="221E4BD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14:paraId="7F4F2A3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14:paraId="64DF064A" w14:textId="77777777" w:rsidTr="008C1864">
        <w:trPr>
          <w:cantSplit/>
        </w:trPr>
        <w:tc>
          <w:tcPr>
            <w:tcW w:w="2309" w:type="dxa"/>
            <w:vMerge/>
            <w:tcBorders>
              <w:top w:val="single" w:sz="8" w:space="0" w:color="AEAEAE"/>
              <w:left w:val="nil"/>
              <w:bottom w:val="single" w:sz="8" w:space="0" w:color="AEAEAE"/>
              <w:right w:val="nil"/>
            </w:tcBorders>
            <w:shd w:val="clear" w:color="auto" w:fill="E0E0E0"/>
          </w:tcPr>
          <w:p w14:paraId="066BF0F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60892B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14:paraId="41F165E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14:paraId="57AEB5A1" w14:textId="77777777" w:rsidTr="008C1864">
        <w:trPr>
          <w:cantSplit/>
        </w:trPr>
        <w:tc>
          <w:tcPr>
            <w:tcW w:w="4787" w:type="dxa"/>
            <w:gridSpan w:val="2"/>
            <w:tcBorders>
              <w:top w:val="single" w:sz="8" w:space="0" w:color="AEAEAE"/>
              <w:left w:val="nil"/>
              <w:bottom w:val="single" w:sz="8" w:space="0" w:color="AEAEAE"/>
              <w:right w:val="nil"/>
            </w:tcBorders>
            <w:shd w:val="clear" w:color="auto" w:fill="E0E0E0"/>
          </w:tcPr>
          <w:p w14:paraId="5B0127A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14:paraId="565A817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14:paraId="69267A1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14:paraId="0427A55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14:paraId="7FFEEFA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14:paraId="723C5C2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14:paraId="10A7AAC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14:paraId="0B4F0B6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CRECEIVEln</w:t>
            </w:r>
          </w:p>
          <w:p w14:paraId="72744A7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14:paraId="7259F3A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14:paraId="7FE6071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14:paraId="36AAF61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PLOT(ZRESID) OUTLIERS(3).</w:t>
            </w:r>
          </w:p>
        </w:tc>
      </w:tr>
      <w:tr w:rsidR="00362B6F" w:rsidRPr="00362B6F" w14:paraId="70BE6B1D" w14:textId="77777777" w:rsidTr="008C1864">
        <w:trPr>
          <w:cantSplit/>
        </w:trPr>
        <w:tc>
          <w:tcPr>
            <w:tcW w:w="2309" w:type="dxa"/>
            <w:vMerge w:val="restart"/>
            <w:tcBorders>
              <w:top w:val="single" w:sz="8" w:space="0" w:color="AEAEAE"/>
              <w:left w:val="nil"/>
              <w:bottom w:val="single" w:sz="8" w:space="0" w:color="152935"/>
              <w:right w:val="nil"/>
            </w:tcBorders>
            <w:shd w:val="clear" w:color="auto" w:fill="E0E0E0"/>
          </w:tcPr>
          <w:p w14:paraId="647AB7F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14:paraId="52EFFD0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14:paraId="5BCA08B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14:paraId="409BE5B0" w14:textId="77777777" w:rsidTr="008C1864">
        <w:trPr>
          <w:cantSplit/>
        </w:trPr>
        <w:tc>
          <w:tcPr>
            <w:tcW w:w="2309" w:type="dxa"/>
            <w:vMerge/>
            <w:tcBorders>
              <w:top w:val="single" w:sz="8" w:space="0" w:color="AEAEAE"/>
              <w:left w:val="nil"/>
              <w:bottom w:val="single" w:sz="8" w:space="0" w:color="152935"/>
              <w:right w:val="nil"/>
            </w:tcBorders>
            <w:shd w:val="clear" w:color="auto" w:fill="E0E0E0"/>
          </w:tcPr>
          <w:p w14:paraId="54202EA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1AB4F2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14:paraId="54078C3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14:paraId="5E4A8642" w14:textId="77777777" w:rsidTr="008C1864">
        <w:trPr>
          <w:cantSplit/>
        </w:trPr>
        <w:tc>
          <w:tcPr>
            <w:tcW w:w="2309" w:type="dxa"/>
            <w:vMerge/>
            <w:tcBorders>
              <w:top w:val="single" w:sz="8" w:space="0" w:color="AEAEAE"/>
              <w:left w:val="nil"/>
              <w:bottom w:val="single" w:sz="8" w:space="0" w:color="152935"/>
              <w:right w:val="nil"/>
            </w:tcBorders>
            <w:shd w:val="clear" w:color="auto" w:fill="E0E0E0"/>
          </w:tcPr>
          <w:p w14:paraId="37C76F7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90D3DD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14:paraId="0C095D3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14:paraId="329DC6C2" w14:textId="77777777" w:rsidTr="008C1864">
        <w:trPr>
          <w:cantSplit/>
        </w:trPr>
        <w:tc>
          <w:tcPr>
            <w:tcW w:w="2309" w:type="dxa"/>
            <w:vMerge/>
            <w:tcBorders>
              <w:top w:val="single" w:sz="8" w:space="0" w:color="AEAEAE"/>
              <w:left w:val="nil"/>
              <w:bottom w:val="single" w:sz="8" w:space="0" w:color="152935"/>
              <w:right w:val="nil"/>
            </w:tcBorders>
            <w:shd w:val="clear" w:color="auto" w:fill="E0E0E0"/>
          </w:tcPr>
          <w:p w14:paraId="6C0D8C6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14:paraId="5ED06A5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14:paraId="7C8C6F7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14:paraId="69DECABA"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14:paraId="5B34BA36" w14:textId="77777777" w:rsidTr="00F748B7">
        <w:trPr>
          <w:cantSplit/>
        </w:trPr>
        <w:tc>
          <w:tcPr>
            <w:tcW w:w="4956" w:type="dxa"/>
            <w:gridSpan w:val="4"/>
            <w:tcBorders>
              <w:top w:val="nil"/>
              <w:left w:val="nil"/>
              <w:bottom w:val="nil"/>
              <w:right w:val="nil"/>
            </w:tcBorders>
            <w:shd w:val="clear" w:color="auto" w:fill="FFFFFF"/>
            <w:vAlign w:val="center"/>
          </w:tcPr>
          <w:p w14:paraId="2314420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14:paraId="735A950B" w14:textId="77777777" w:rsidTr="00F748B7">
        <w:trPr>
          <w:cantSplit/>
        </w:trPr>
        <w:tc>
          <w:tcPr>
            <w:tcW w:w="1403" w:type="dxa"/>
            <w:tcBorders>
              <w:top w:val="nil"/>
              <w:left w:val="nil"/>
              <w:bottom w:val="single" w:sz="8" w:space="0" w:color="152935"/>
              <w:right w:val="nil"/>
            </w:tcBorders>
            <w:shd w:val="clear" w:color="auto" w:fill="FFFFFF"/>
            <w:vAlign w:val="bottom"/>
          </w:tcPr>
          <w:p w14:paraId="10D89D03"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14:paraId="610C251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14:paraId="29F7317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14:paraId="0B310A0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14:paraId="76051529" w14:textId="77777777" w:rsidTr="00F748B7">
        <w:trPr>
          <w:cantSplit/>
        </w:trPr>
        <w:tc>
          <w:tcPr>
            <w:tcW w:w="1403" w:type="dxa"/>
            <w:tcBorders>
              <w:top w:val="single" w:sz="8" w:space="0" w:color="152935"/>
              <w:left w:val="nil"/>
              <w:bottom w:val="single" w:sz="8" w:space="0" w:color="AEAEAE"/>
              <w:right w:val="nil"/>
            </w:tcBorders>
            <w:shd w:val="clear" w:color="auto" w:fill="E0E0E0"/>
          </w:tcPr>
          <w:p w14:paraId="7514B36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CRECEIVEln</w:t>
            </w:r>
          </w:p>
        </w:tc>
        <w:tc>
          <w:tcPr>
            <w:tcW w:w="1044" w:type="dxa"/>
            <w:tcBorders>
              <w:top w:val="single" w:sz="8" w:space="0" w:color="152935"/>
              <w:left w:val="nil"/>
              <w:bottom w:val="single" w:sz="8" w:space="0" w:color="AEAEAE"/>
              <w:right w:val="single" w:sz="8" w:space="0" w:color="E0E0E0"/>
            </w:tcBorders>
            <w:shd w:val="clear" w:color="auto" w:fill="FFFFFF"/>
          </w:tcPr>
          <w:p w14:paraId="3633E36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14:paraId="7FA847B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14:paraId="75D48BD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03764341" w14:textId="77777777" w:rsidTr="00F748B7">
        <w:trPr>
          <w:cantSplit/>
        </w:trPr>
        <w:tc>
          <w:tcPr>
            <w:tcW w:w="1403" w:type="dxa"/>
            <w:tcBorders>
              <w:top w:val="single" w:sz="8" w:space="0" w:color="AEAEAE"/>
              <w:left w:val="nil"/>
              <w:bottom w:val="single" w:sz="8" w:space="0" w:color="AEAEAE"/>
              <w:right w:val="nil"/>
            </w:tcBorders>
            <w:shd w:val="clear" w:color="auto" w:fill="E0E0E0"/>
          </w:tcPr>
          <w:p w14:paraId="3C09BB4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14:paraId="5C63917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14:paraId="72CFDB1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14:paraId="2B15EEC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16BC7506" w14:textId="77777777" w:rsidTr="00F748B7">
        <w:trPr>
          <w:cantSplit/>
        </w:trPr>
        <w:tc>
          <w:tcPr>
            <w:tcW w:w="1403" w:type="dxa"/>
            <w:tcBorders>
              <w:top w:val="single" w:sz="8" w:space="0" w:color="AEAEAE"/>
              <w:left w:val="nil"/>
              <w:bottom w:val="single" w:sz="8" w:space="0" w:color="AEAEAE"/>
              <w:right w:val="nil"/>
            </w:tcBorders>
            <w:shd w:val="clear" w:color="auto" w:fill="E0E0E0"/>
          </w:tcPr>
          <w:p w14:paraId="6AFECAD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14:paraId="4BB9473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14:paraId="1DEEEFF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14:paraId="7278936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7D05C1C9" w14:textId="77777777" w:rsidTr="00F748B7">
        <w:trPr>
          <w:cantSplit/>
        </w:trPr>
        <w:tc>
          <w:tcPr>
            <w:tcW w:w="1403" w:type="dxa"/>
            <w:tcBorders>
              <w:top w:val="single" w:sz="8" w:space="0" w:color="AEAEAE"/>
              <w:left w:val="nil"/>
              <w:bottom w:val="single" w:sz="8" w:space="0" w:color="AEAEAE"/>
              <w:right w:val="nil"/>
            </w:tcBorders>
            <w:shd w:val="clear" w:color="auto" w:fill="E0E0E0"/>
          </w:tcPr>
          <w:p w14:paraId="56E2121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14:paraId="39DDBF7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14:paraId="0B065B3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14:paraId="0DE749C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6DB00A82" w14:textId="77777777" w:rsidTr="00F748B7">
        <w:trPr>
          <w:cantSplit/>
        </w:trPr>
        <w:tc>
          <w:tcPr>
            <w:tcW w:w="1403" w:type="dxa"/>
            <w:tcBorders>
              <w:top w:val="single" w:sz="8" w:space="0" w:color="AEAEAE"/>
              <w:left w:val="nil"/>
              <w:bottom w:val="single" w:sz="8" w:space="0" w:color="AEAEAE"/>
              <w:right w:val="nil"/>
            </w:tcBorders>
            <w:shd w:val="clear" w:color="auto" w:fill="E0E0E0"/>
          </w:tcPr>
          <w:p w14:paraId="60E8373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14:paraId="479A91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14:paraId="0FBB33F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14:paraId="1BC4F32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763E60DB" w14:textId="77777777" w:rsidTr="00F748B7">
        <w:trPr>
          <w:cantSplit/>
        </w:trPr>
        <w:tc>
          <w:tcPr>
            <w:tcW w:w="1403" w:type="dxa"/>
            <w:tcBorders>
              <w:top w:val="single" w:sz="8" w:space="0" w:color="AEAEAE"/>
              <w:left w:val="nil"/>
              <w:bottom w:val="single" w:sz="8" w:space="0" w:color="152935"/>
              <w:right w:val="nil"/>
            </w:tcBorders>
            <w:shd w:val="clear" w:color="auto" w:fill="E0E0E0"/>
          </w:tcPr>
          <w:p w14:paraId="15900F0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14:paraId="529DEF8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14:paraId="0FFB531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14:paraId="37B001B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5216A52C"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49CB6D50"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14:paraId="1769D43D" w14:textId="77777777" w:rsidTr="00F748B7">
        <w:trPr>
          <w:cantSplit/>
        </w:trPr>
        <w:tc>
          <w:tcPr>
            <w:tcW w:w="9282" w:type="dxa"/>
            <w:gridSpan w:val="7"/>
            <w:tcBorders>
              <w:top w:val="nil"/>
              <w:left w:val="nil"/>
              <w:bottom w:val="nil"/>
              <w:right w:val="nil"/>
            </w:tcBorders>
            <w:shd w:val="clear" w:color="auto" w:fill="FFFFFF"/>
            <w:vAlign w:val="center"/>
          </w:tcPr>
          <w:p w14:paraId="1C2D783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14:paraId="6D9FB055" w14:textId="77777777" w:rsidTr="00F748B7">
        <w:trPr>
          <w:cantSplit/>
        </w:trPr>
        <w:tc>
          <w:tcPr>
            <w:tcW w:w="3398" w:type="dxa"/>
            <w:gridSpan w:val="2"/>
            <w:tcBorders>
              <w:top w:val="nil"/>
              <w:left w:val="nil"/>
              <w:bottom w:val="single" w:sz="8" w:space="0" w:color="152935"/>
              <w:right w:val="nil"/>
            </w:tcBorders>
            <w:shd w:val="clear" w:color="auto" w:fill="FFFFFF"/>
            <w:vAlign w:val="bottom"/>
          </w:tcPr>
          <w:p w14:paraId="51FFDE1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14:paraId="5FF8A99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CRECEIVEln</w:t>
            </w:r>
          </w:p>
        </w:tc>
        <w:tc>
          <w:tcPr>
            <w:tcW w:w="1158" w:type="dxa"/>
            <w:tcBorders>
              <w:top w:val="nil"/>
              <w:left w:val="single" w:sz="8" w:space="0" w:color="E0E0E0"/>
              <w:bottom w:val="single" w:sz="8" w:space="0" w:color="152935"/>
              <w:right w:val="single" w:sz="8" w:space="0" w:color="E0E0E0"/>
            </w:tcBorders>
            <w:shd w:val="clear" w:color="auto" w:fill="FFFFFF"/>
            <w:vAlign w:val="bottom"/>
          </w:tcPr>
          <w:p w14:paraId="618FFD3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14:paraId="6BF3347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6C30F6F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14:paraId="2D7E9ED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14:paraId="35BE8E84" w14:textId="77777777" w:rsidTr="00F748B7">
        <w:trPr>
          <w:cantSplit/>
        </w:trPr>
        <w:tc>
          <w:tcPr>
            <w:tcW w:w="2008" w:type="dxa"/>
            <w:vMerge w:val="restart"/>
            <w:tcBorders>
              <w:top w:val="single" w:sz="8" w:space="0" w:color="152935"/>
              <w:left w:val="nil"/>
              <w:bottom w:val="nil"/>
              <w:right w:val="nil"/>
            </w:tcBorders>
            <w:shd w:val="clear" w:color="auto" w:fill="E0E0E0"/>
          </w:tcPr>
          <w:p w14:paraId="223CA91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14:paraId="0C30774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CRECEIVEln</w:t>
            </w:r>
          </w:p>
        </w:tc>
        <w:tc>
          <w:tcPr>
            <w:tcW w:w="1390" w:type="dxa"/>
            <w:tcBorders>
              <w:top w:val="single" w:sz="8" w:space="0" w:color="152935"/>
              <w:left w:val="nil"/>
              <w:bottom w:val="single" w:sz="8" w:space="0" w:color="AEAEAE"/>
              <w:right w:val="single" w:sz="8" w:space="0" w:color="E0E0E0"/>
            </w:tcBorders>
            <w:shd w:val="clear" w:color="auto" w:fill="FFFFFF"/>
          </w:tcPr>
          <w:p w14:paraId="3A5DC6E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14:paraId="3AA43E0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14:paraId="49ED19B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14:paraId="27FF72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14:paraId="0DCABC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14:paraId="5B885473" w14:textId="77777777" w:rsidTr="00F748B7">
        <w:trPr>
          <w:cantSplit/>
        </w:trPr>
        <w:tc>
          <w:tcPr>
            <w:tcW w:w="2008" w:type="dxa"/>
            <w:vMerge/>
            <w:tcBorders>
              <w:top w:val="single" w:sz="8" w:space="0" w:color="152935"/>
              <w:left w:val="nil"/>
              <w:bottom w:val="nil"/>
              <w:right w:val="nil"/>
            </w:tcBorders>
            <w:shd w:val="clear" w:color="auto" w:fill="E0E0E0"/>
          </w:tcPr>
          <w:p w14:paraId="6A6E1D3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1D62C65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14:paraId="715F63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7368B29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1297E08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678CC81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14:paraId="1EE53E0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14:paraId="7345E150" w14:textId="77777777" w:rsidTr="00F748B7">
        <w:trPr>
          <w:cantSplit/>
        </w:trPr>
        <w:tc>
          <w:tcPr>
            <w:tcW w:w="2008" w:type="dxa"/>
            <w:vMerge/>
            <w:tcBorders>
              <w:top w:val="single" w:sz="8" w:space="0" w:color="152935"/>
              <w:left w:val="nil"/>
              <w:bottom w:val="nil"/>
              <w:right w:val="nil"/>
            </w:tcBorders>
            <w:shd w:val="clear" w:color="auto" w:fill="E0E0E0"/>
          </w:tcPr>
          <w:p w14:paraId="181CA07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1D43A84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14:paraId="479C73F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581A2E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7F68D94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7463FCC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14:paraId="3AE4B6C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14:paraId="72C53684" w14:textId="77777777" w:rsidTr="00F748B7">
        <w:trPr>
          <w:cantSplit/>
        </w:trPr>
        <w:tc>
          <w:tcPr>
            <w:tcW w:w="2008" w:type="dxa"/>
            <w:vMerge/>
            <w:tcBorders>
              <w:top w:val="single" w:sz="8" w:space="0" w:color="152935"/>
              <w:left w:val="nil"/>
              <w:bottom w:val="nil"/>
              <w:right w:val="nil"/>
            </w:tcBorders>
            <w:shd w:val="clear" w:color="auto" w:fill="E0E0E0"/>
          </w:tcPr>
          <w:p w14:paraId="5AE1AA2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1E49902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14:paraId="072D11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670FA35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5DF9DBE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5575251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14:paraId="0A1C17A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14:paraId="6B83000E" w14:textId="77777777" w:rsidTr="00F748B7">
        <w:trPr>
          <w:cantSplit/>
        </w:trPr>
        <w:tc>
          <w:tcPr>
            <w:tcW w:w="2008" w:type="dxa"/>
            <w:vMerge/>
            <w:tcBorders>
              <w:top w:val="single" w:sz="8" w:space="0" w:color="152935"/>
              <w:left w:val="nil"/>
              <w:bottom w:val="nil"/>
              <w:right w:val="nil"/>
            </w:tcBorders>
            <w:shd w:val="clear" w:color="auto" w:fill="E0E0E0"/>
          </w:tcPr>
          <w:p w14:paraId="12C94AA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4F41EDA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14:paraId="2F477C6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647C7FF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17460CE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756AFD5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14:paraId="2487097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41D093B5" w14:textId="77777777" w:rsidTr="00F748B7">
        <w:trPr>
          <w:cantSplit/>
        </w:trPr>
        <w:tc>
          <w:tcPr>
            <w:tcW w:w="2008" w:type="dxa"/>
            <w:vMerge/>
            <w:tcBorders>
              <w:top w:val="single" w:sz="8" w:space="0" w:color="152935"/>
              <w:left w:val="nil"/>
              <w:bottom w:val="nil"/>
              <w:right w:val="nil"/>
            </w:tcBorders>
            <w:shd w:val="clear" w:color="auto" w:fill="E0E0E0"/>
          </w:tcPr>
          <w:p w14:paraId="1BA6138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14:paraId="4D47A7A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14:paraId="50F7F0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14:paraId="52C43E3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14:paraId="4D93931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14:paraId="317F457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14:paraId="7A985A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14:paraId="43F99942" w14:textId="77777777" w:rsidTr="00F748B7">
        <w:trPr>
          <w:cantSplit/>
        </w:trPr>
        <w:tc>
          <w:tcPr>
            <w:tcW w:w="2008" w:type="dxa"/>
            <w:vMerge w:val="restart"/>
            <w:tcBorders>
              <w:top w:val="single" w:sz="8" w:space="0" w:color="AEAEAE"/>
              <w:left w:val="nil"/>
              <w:bottom w:val="nil"/>
              <w:right w:val="nil"/>
            </w:tcBorders>
            <w:shd w:val="clear" w:color="auto" w:fill="E0E0E0"/>
          </w:tcPr>
          <w:p w14:paraId="79BF577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14:paraId="3C8AC8A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CRECEIVEln</w:t>
            </w:r>
          </w:p>
        </w:tc>
        <w:tc>
          <w:tcPr>
            <w:tcW w:w="1390" w:type="dxa"/>
            <w:tcBorders>
              <w:top w:val="single" w:sz="8" w:space="0" w:color="AEAEAE"/>
              <w:left w:val="nil"/>
              <w:bottom w:val="single" w:sz="8" w:space="0" w:color="AEAEAE"/>
              <w:right w:val="single" w:sz="8" w:space="0" w:color="E0E0E0"/>
            </w:tcBorders>
            <w:shd w:val="clear" w:color="auto" w:fill="FFFFFF"/>
          </w:tcPr>
          <w:p w14:paraId="3341258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654AA5D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7BC8AFC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5D0C1F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14:paraId="3513643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0E21002A" w14:textId="77777777" w:rsidTr="00F748B7">
        <w:trPr>
          <w:cantSplit/>
        </w:trPr>
        <w:tc>
          <w:tcPr>
            <w:tcW w:w="2008" w:type="dxa"/>
            <w:vMerge/>
            <w:tcBorders>
              <w:top w:val="single" w:sz="8" w:space="0" w:color="AEAEAE"/>
              <w:left w:val="nil"/>
              <w:bottom w:val="nil"/>
              <w:right w:val="nil"/>
            </w:tcBorders>
            <w:shd w:val="clear" w:color="auto" w:fill="E0E0E0"/>
          </w:tcPr>
          <w:p w14:paraId="597940A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1BB34CE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14:paraId="4899C66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4E5E509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13476B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5E1DD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14:paraId="34ED494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14:paraId="7DA4E6DE" w14:textId="77777777" w:rsidTr="00F748B7">
        <w:trPr>
          <w:cantSplit/>
        </w:trPr>
        <w:tc>
          <w:tcPr>
            <w:tcW w:w="2008" w:type="dxa"/>
            <w:vMerge/>
            <w:tcBorders>
              <w:top w:val="single" w:sz="8" w:space="0" w:color="AEAEAE"/>
              <w:left w:val="nil"/>
              <w:bottom w:val="nil"/>
              <w:right w:val="nil"/>
            </w:tcBorders>
            <w:shd w:val="clear" w:color="auto" w:fill="E0E0E0"/>
          </w:tcPr>
          <w:p w14:paraId="230FF6C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367B91A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14:paraId="3D9082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6BDADF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46C7BD1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77AD250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14:paraId="4872F81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14:paraId="7963D789" w14:textId="77777777" w:rsidTr="00F748B7">
        <w:trPr>
          <w:cantSplit/>
        </w:trPr>
        <w:tc>
          <w:tcPr>
            <w:tcW w:w="2008" w:type="dxa"/>
            <w:vMerge/>
            <w:tcBorders>
              <w:top w:val="single" w:sz="8" w:space="0" w:color="AEAEAE"/>
              <w:left w:val="nil"/>
              <w:bottom w:val="nil"/>
              <w:right w:val="nil"/>
            </w:tcBorders>
            <w:shd w:val="clear" w:color="auto" w:fill="E0E0E0"/>
          </w:tcPr>
          <w:p w14:paraId="3A39C24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54DF839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14:paraId="1DC861F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2B6240D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735DDC8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72E22D3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14:paraId="69EE634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6F7C33BF" w14:textId="77777777" w:rsidTr="00F748B7">
        <w:trPr>
          <w:cantSplit/>
        </w:trPr>
        <w:tc>
          <w:tcPr>
            <w:tcW w:w="2008" w:type="dxa"/>
            <w:vMerge/>
            <w:tcBorders>
              <w:top w:val="single" w:sz="8" w:space="0" w:color="AEAEAE"/>
              <w:left w:val="nil"/>
              <w:bottom w:val="nil"/>
              <w:right w:val="nil"/>
            </w:tcBorders>
            <w:shd w:val="clear" w:color="auto" w:fill="E0E0E0"/>
          </w:tcPr>
          <w:p w14:paraId="065091D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5BF6B9E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14:paraId="23465E2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5D9707C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061383E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5B786B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14:paraId="5CB6E50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14:paraId="08A21A33" w14:textId="77777777" w:rsidTr="00F748B7">
        <w:trPr>
          <w:cantSplit/>
        </w:trPr>
        <w:tc>
          <w:tcPr>
            <w:tcW w:w="2008" w:type="dxa"/>
            <w:vMerge/>
            <w:tcBorders>
              <w:top w:val="single" w:sz="8" w:space="0" w:color="AEAEAE"/>
              <w:left w:val="nil"/>
              <w:bottom w:val="nil"/>
              <w:right w:val="nil"/>
            </w:tcBorders>
            <w:shd w:val="clear" w:color="auto" w:fill="E0E0E0"/>
          </w:tcPr>
          <w:p w14:paraId="0ADA252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14:paraId="6DD0A2F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14:paraId="7809788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14:paraId="1E6100D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14:paraId="0A6A54C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14:paraId="2C434F3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14:paraId="2D43445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14:paraId="394F9855" w14:textId="77777777" w:rsidTr="00F748B7">
        <w:trPr>
          <w:cantSplit/>
        </w:trPr>
        <w:tc>
          <w:tcPr>
            <w:tcW w:w="2008" w:type="dxa"/>
            <w:vMerge w:val="restart"/>
            <w:tcBorders>
              <w:top w:val="single" w:sz="8" w:space="0" w:color="AEAEAE"/>
              <w:left w:val="nil"/>
              <w:bottom w:val="single" w:sz="8" w:space="0" w:color="152935"/>
              <w:right w:val="nil"/>
            </w:tcBorders>
            <w:shd w:val="clear" w:color="auto" w:fill="E0E0E0"/>
          </w:tcPr>
          <w:p w14:paraId="4DD3C06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14:paraId="4F896A9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CRECEIVEln</w:t>
            </w:r>
          </w:p>
        </w:tc>
        <w:tc>
          <w:tcPr>
            <w:tcW w:w="1390" w:type="dxa"/>
            <w:tcBorders>
              <w:top w:val="single" w:sz="8" w:space="0" w:color="AEAEAE"/>
              <w:left w:val="nil"/>
              <w:bottom w:val="single" w:sz="8" w:space="0" w:color="AEAEAE"/>
              <w:right w:val="single" w:sz="8" w:space="0" w:color="E0E0E0"/>
            </w:tcBorders>
            <w:shd w:val="clear" w:color="auto" w:fill="FFFFFF"/>
          </w:tcPr>
          <w:p w14:paraId="65CAF2A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35CBDBA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68B6F14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4D533FE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14:paraId="0DC77E9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6496A0A6" w14:textId="77777777" w:rsidTr="00F748B7">
        <w:trPr>
          <w:cantSplit/>
        </w:trPr>
        <w:tc>
          <w:tcPr>
            <w:tcW w:w="2008" w:type="dxa"/>
            <w:vMerge/>
            <w:tcBorders>
              <w:top w:val="single" w:sz="8" w:space="0" w:color="AEAEAE"/>
              <w:left w:val="nil"/>
              <w:bottom w:val="single" w:sz="8" w:space="0" w:color="152935"/>
              <w:right w:val="nil"/>
            </w:tcBorders>
            <w:shd w:val="clear" w:color="auto" w:fill="E0E0E0"/>
          </w:tcPr>
          <w:p w14:paraId="3D93C0E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685D524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14:paraId="5F2B977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265E5F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0D914F0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1A915E9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14:paraId="55E59BC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018A0E31" w14:textId="77777777" w:rsidTr="00F748B7">
        <w:trPr>
          <w:cantSplit/>
        </w:trPr>
        <w:tc>
          <w:tcPr>
            <w:tcW w:w="2008" w:type="dxa"/>
            <w:vMerge/>
            <w:tcBorders>
              <w:top w:val="single" w:sz="8" w:space="0" w:color="AEAEAE"/>
              <w:left w:val="nil"/>
              <w:bottom w:val="single" w:sz="8" w:space="0" w:color="152935"/>
              <w:right w:val="nil"/>
            </w:tcBorders>
            <w:shd w:val="clear" w:color="auto" w:fill="E0E0E0"/>
          </w:tcPr>
          <w:p w14:paraId="019DDB5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1FF48D0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14:paraId="03D3C32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6DF3751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2FDEFBF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1874C21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14:paraId="5246CF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0ED24AB8" w14:textId="77777777" w:rsidTr="00F748B7">
        <w:trPr>
          <w:cantSplit/>
        </w:trPr>
        <w:tc>
          <w:tcPr>
            <w:tcW w:w="2008" w:type="dxa"/>
            <w:vMerge/>
            <w:tcBorders>
              <w:top w:val="single" w:sz="8" w:space="0" w:color="AEAEAE"/>
              <w:left w:val="nil"/>
              <w:bottom w:val="single" w:sz="8" w:space="0" w:color="152935"/>
              <w:right w:val="nil"/>
            </w:tcBorders>
            <w:shd w:val="clear" w:color="auto" w:fill="E0E0E0"/>
          </w:tcPr>
          <w:p w14:paraId="284F20E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7EAE131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14:paraId="772012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2479052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51C7C4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77B8C5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14:paraId="066FEC8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02DB65FB" w14:textId="77777777" w:rsidTr="00F748B7">
        <w:trPr>
          <w:cantSplit/>
        </w:trPr>
        <w:tc>
          <w:tcPr>
            <w:tcW w:w="2008" w:type="dxa"/>
            <w:vMerge/>
            <w:tcBorders>
              <w:top w:val="single" w:sz="8" w:space="0" w:color="AEAEAE"/>
              <w:left w:val="nil"/>
              <w:bottom w:val="single" w:sz="8" w:space="0" w:color="152935"/>
              <w:right w:val="nil"/>
            </w:tcBorders>
            <w:shd w:val="clear" w:color="auto" w:fill="E0E0E0"/>
          </w:tcPr>
          <w:p w14:paraId="34892D7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14:paraId="0DA2FA8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14:paraId="407249B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7B82B33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6021441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773E897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14:paraId="352C62E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07E9B7A4" w14:textId="77777777" w:rsidTr="00F748B7">
        <w:trPr>
          <w:cantSplit/>
        </w:trPr>
        <w:tc>
          <w:tcPr>
            <w:tcW w:w="2008" w:type="dxa"/>
            <w:vMerge/>
            <w:tcBorders>
              <w:top w:val="single" w:sz="8" w:space="0" w:color="AEAEAE"/>
              <w:left w:val="nil"/>
              <w:bottom w:val="single" w:sz="8" w:space="0" w:color="152935"/>
              <w:right w:val="nil"/>
            </w:tcBorders>
            <w:shd w:val="clear" w:color="auto" w:fill="E0E0E0"/>
          </w:tcPr>
          <w:p w14:paraId="35E3FFC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14:paraId="06D8A54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14:paraId="404A5F4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14:paraId="0036EF2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14:paraId="56809CE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14:paraId="1F0F400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14:paraId="2719128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2C36D131" w14:textId="77777777"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14:paraId="0C18CDC9" w14:textId="77777777" w:rsidTr="00F748B7">
        <w:trPr>
          <w:cantSplit/>
        </w:trPr>
        <w:tc>
          <w:tcPr>
            <w:tcW w:w="9360" w:type="dxa"/>
            <w:gridSpan w:val="3"/>
            <w:tcBorders>
              <w:top w:val="nil"/>
              <w:left w:val="nil"/>
              <w:bottom w:val="nil"/>
              <w:right w:val="nil"/>
            </w:tcBorders>
            <w:shd w:val="clear" w:color="auto" w:fill="FFFFFF"/>
            <w:vAlign w:val="center"/>
          </w:tcPr>
          <w:p w14:paraId="4E040AA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14:paraId="16C4AF12" w14:textId="77777777" w:rsidTr="00F748B7">
        <w:trPr>
          <w:cantSplit/>
        </w:trPr>
        <w:tc>
          <w:tcPr>
            <w:tcW w:w="7175" w:type="dxa"/>
            <w:gridSpan w:val="2"/>
            <w:tcBorders>
              <w:top w:val="nil"/>
              <w:left w:val="nil"/>
              <w:bottom w:val="single" w:sz="8" w:space="0" w:color="152935"/>
              <w:right w:val="nil"/>
            </w:tcBorders>
            <w:shd w:val="clear" w:color="auto" w:fill="FFFFFF"/>
            <w:vAlign w:val="bottom"/>
          </w:tcPr>
          <w:p w14:paraId="2E9B3ED5"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14:paraId="14C64EA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14:paraId="129CBD8C" w14:textId="77777777" w:rsidTr="00F748B7">
        <w:trPr>
          <w:cantSplit/>
        </w:trPr>
        <w:tc>
          <w:tcPr>
            <w:tcW w:w="4240" w:type="dxa"/>
            <w:vMerge w:val="restart"/>
            <w:tcBorders>
              <w:top w:val="single" w:sz="8" w:space="0" w:color="152935"/>
              <w:left w:val="nil"/>
              <w:bottom w:val="nil"/>
              <w:right w:val="nil"/>
            </w:tcBorders>
            <w:shd w:val="clear" w:color="auto" w:fill="E0E0E0"/>
          </w:tcPr>
          <w:p w14:paraId="127CFAD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14:paraId="5FAEDD0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CRECEIVEln</w:t>
            </w:r>
          </w:p>
        </w:tc>
        <w:tc>
          <w:tcPr>
            <w:tcW w:w="2185" w:type="dxa"/>
            <w:tcBorders>
              <w:top w:val="single" w:sz="8" w:space="0" w:color="152935"/>
              <w:left w:val="nil"/>
              <w:bottom w:val="single" w:sz="8" w:space="0" w:color="AEAEAE"/>
              <w:right w:val="nil"/>
            </w:tcBorders>
            <w:shd w:val="clear" w:color="auto" w:fill="FFFFFF"/>
          </w:tcPr>
          <w:p w14:paraId="5261F26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14:paraId="1E810CE4" w14:textId="77777777" w:rsidTr="00F748B7">
        <w:trPr>
          <w:cantSplit/>
        </w:trPr>
        <w:tc>
          <w:tcPr>
            <w:tcW w:w="4240" w:type="dxa"/>
            <w:vMerge/>
            <w:tcBorders>
              <w:top w:val="single" w:sz="8" w:space="0" w:color="152935"/>
              <w:left w:val="nil"/>
              <w:bottom w:val="nil"/>
              <w:right w:val="nil"/>
            </w:tcBorders>
            <w:shd w:val="clear" w:color="auto" w:fill="E0E0E0"/>
          </w:tcPr>
          <w:p w14:paraId="222067D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503BB37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14:paraId="1D609D5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14:paraId="14037C8C" w14:textId="77777777" w:rsidTr="00F748B7">
        <w:trPr>
          <w:cantSplit/>
        </w:trPr>
        <w:tc>
          <w:tcPr>
            <w:tcW w:w="4240" w:type="dxa"/>
            <w:vMerge/>
            <w:tcBorders>
              <w:top w:val="single" w:sz="8" w:space="0" w:color="152935"/>
              <w:left w:val="nil"/>
              <w:bottom w:val="nil"/>
              <w:right w:val="nil"/>
            </w:tcBorders>
            <w:shd w:val="clear" w:color="auto" w:fill="E0E0E0"/>
          </w:tcPr>
          <w:p w14:paraId="57D84B1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1FC5770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14:paraId="7574919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14:paraId="1B625695" w14:textId="77777777" w:rsidTr="00F748B7">
        <w:trPr>
          <w:cantSplit/>
        </w:trPr>
        <w:tc>
          <w:tcPr>
            <w:tcW w:w="4240" w:type="dxa"/>
            <w:vMerge/>
            <w:tcBorders>
              <w:top w:val="single" w:sz="8" w:space="0" w:color="152935"/>
              <w:left w:val="nil"/>
              <w:bottom w:val="nil"/>
              <w:right w:val="nil"/>
            </w:tcBorders>
            <w:shd w:val="clear" w:color="auto" w:fill="E0E0E0"/>
          </w:tcPr>
          <w:p w14:paraId="64CDBD0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43D9C24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14:paraId="13FE3C7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14:paraId="1A8551C5" w14:textId="77777777" w:rsidTr="00F748B7">
        <w:trPr>
          <w:cantSplit/>
        </w:trPr>
        <w:tc>
          <w:tcPr>
            <w:tcW w:w="4240" w:type="dxa"/>
            <w:vMerge/>
            <w:tcBorders>
              <w:top w:val="single" w:sz="8" w:space="0" w:color="152935"/>
              <w:left w:val="nil"/>
              <w:bottom w:val="nil"/>
              <w:right w:val="nil"/>
            </w:tcBorders>
            <w:shd w:val="clear" w:color="auto" w:fill="E0E0E0"/>
          </w:tcPr>
          <w:p w14:paraId="26A0523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6F7E074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14:paraId="50E9203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14:paraId="63FB0AB8" w14:textId="77777777" w:rsidTr="00F748B7">
        <w:trPr>
          <w:cantSplit/>
        </w:trPr>
        <w:tc>
          <w:tcPr>
            <w:tcW w:w="4240" w:type="dxa"/>
            <w:vMerge/>
            <w:tcBorders>
              <w:top w:val="single" w:sz="8" w:space="0" w:color="152935"/>
              <w:left w:val="nil"/>
              <w:bottom w:val="nil"/>
              <w:right w:val="nil"/>
            </w:tcBorders>
            <w:shd w:val="clear" w:color="auto" w:fill="E0E0E0"/>
          </w:tcPr>
          <w:p w14:paraId="079EB51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14:paraId="6E968BA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14:paraId="20792E8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3441A597" w14:textId="77777777" w:rsidTr="00F748B7">
        <w:trPr>
          <w:cantSplit/>
        </w:trPr>
        <w:tc>
          <w:tcPr>
            <w:tcW w:w="4240" w:type="dxa"/>
            <w:vMerge w:val="restart"/>
            <w:tcBorders>
              <w:top w:val="single" w:sz="8" w:space="0" w:color="AEAEAE"/>
              <w:left w:val="nil"/>
              <w:bottom w:val="nil"/>
              <w:right w:val="nil"/>
            </w:tcBorders>
            <w:shd w:val="clear" w:color="auto" w:fill="E0E0E0"/>
          </w:tcPr>
          <w:p w14:paraId="30D7239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14:paraId="487D1D2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CRECEIVEln</w:t>
            </w:r>
          </w:p>
        </w:tc>
        <w:tc>
          <w:tcPr>
            <w:tcW w:w="2185" w:type="dxa"/>
            <w:tcBorders>
              <w:top w:val="single" w:sz="8" w:space="0" w:color="AEAEAE"/>
              <w:left w:val="nil"/>
              <w:bottom w:val="single" w:sz="8" w:space="0" w:color="AEAEAE"/>
              <w:right w:val="nil"/>
            </w:tcBorders>
            <w:shd w:val="clear" w:color="auto" w:fill="FFFFFF"/>
          </w:tcPr>
          <w:p w14:paraId="02D4AEC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2422D4BE" w14:textId="77777777" w:rsidTr="00F748B7">
        <w:trPr>
          <w:cantSplit/>
        </w:trPr>
        <w:tc>
          <w:tcPr>
            <w:tcW w:w="4240" w:type="dxa"/>
            <w:vMerge/>
            <w:tcBorders>
              <w:top w:val="single" w:sz="8" w:space="0" w:color="AEAEAE"/>
              <w:left w:val="nil"/>
              <w:bottom w:val="nil"/>
              <w:right w:val="nil"/>
            </w:tcBorders>
            <w:shd w:val="clear" w:color="auto" w:fill="E0E0E0"/>
          </w:tcPr>
          <w:p w14:paraId="557A6C8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54A212E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14:paraId="68BC8AB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52C5CE94" w14:textId="77777777" w:rsidTr="00F748B7">
        <w:trPr>
          <w:cantSplit/>
        </w:trPr>
        <w:tc>
          <w:tcPr>
            <w:tcW w:w="4240" w:type="dxa"/>
            <w:vMerge/>
            <w:tcBorders>
              <w:top w:val="single" w:sz="8" w:space="0" w:color="AEAEAE"/>
              <w:left w:val="nil"/>
              <w:bottom w:val="nil"/>
              <w:right w:val="nil"/>
            </w:tcBorders>
            <w:shd w:val="clear" w:color="auto" w:fill="E0E0E0"/>
          </w:tcPr>
          <w:p w14:paraId="6748485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5B0B870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14:paraId="6448AA9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14:paraId="174C7575" w14:textId="77777777" w:rsidTr="00F748B7">
        <w:trPr>
          <w:cantSplit/>
        </w:trPr>
        <w:tc>
          <w:tcPr>
            <w:tcW w:w="4240" w:type="dxa"/>
            <w:vMerge/>
            <w:tcBorders>
              <w:top w:val="single" w:sz="8" w:space="0" w:color="AEAEAE"/>
              <w:left w:val="nil"/>
              <w:bottom w:val="nil"/>
              <w:right w:val="nil"/>
            </w:tcBorders>
            <w:shd w:val="clear" w:color="auto" w:fill="E0E0E0"/>
          </w:tcPr>
          <w:p w14:paraId="0992EE8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64D5F7C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14:paraId="7F8E75D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14:paraId="605438F6" w14:textId="77777777" w:rsidTr="00F748B7">
        <w:trPr>
          <w:cantSplit/>
        </w:trPr>
        <w:tc>
          <w:tcPr>
            <w:tcW w:w="4240" w:type="dxa"/>
            <w:vMerge/>
            <w:tcBorders>
              <w:top w:val="single" w:sz="8" w:space="0" w:color="AEAEAE"/>
              <w:left w:val="nil"/>
              <w:bottom w:val="nil"/>
              <w:right w:val="nil"/>
            </w:tcBorders>
            <w:shd w:val="clear" w:color="auto" w:fill="E0E0E0"/>
          </w:tcPr>
          <w:p w14:paraId="6B42B8C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79B7C21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14:paraId="199E133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14:paraId="1B3AAC7D" w14:textId="77777777" w:rsidTr="00F748B7">
        <w:trPr>
          <w:cantSplit/>
        </w:trPr>
        <w:tc>
          <w:tcPr>
            <w:tcW w:w="4240" w:type="dxa"/>
            <w:vMerge/>
            <w:tcBorders>
              <w:top w:val="single" w:sz="8" w:space="0" w:color="AEAEAE"/>
              <w:left w:val="nil"/>
              <w:bottom w:val="nil"/>
              <w:right w:val="nil"/>
            </w:tcBorders>
            <w:shd w:val="clear" w:color="auto" w:fill="E0E0E0"/>
          </w:tcPr>
          <w:p w14:paraId="1A1A2B9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14:paraId="7907A4E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14:paraId="354E630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14:paraId="4079C99C" w14:textId="77777777" w:rsidTr="00F748B7">
        <w:trPr>
          <w:cantSplit/>
        </w:trPr>
        <w:tc>
          <w:tcPr>
            <w:tcW w:w="4240" w:type="dxa"/>
            <w:vMerge w:val="restart"/>
            <w:tcBorders>
              <w:top w:val="single" w:sz="8" w:space="0" w:color="AEAEAE"/>
              <w:left w:val="nil"/>
              <w:bottom w:val="single" w:sz="8" w:space="0" w:color="152935"/>
              <w:right w:val="nil"/>
            </w:tcBorders>
            <w:shd w:val="clear" w:color="auto" w:fill="E0E0E0"/>
          </w:tcPr>
          <w:p w14:paraId="34F7E4D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14:paraId="2512029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CRECEIVEln</w:t>
            </w:r>
          </w:p>
        </w:tc>
        <w:tc>
          <w:tcPr>
            <w:tcW w:w="2185" w:type="dxa"/>
            <w:tcBorders>
              <w:top w:val="single" w:sz="8" w:space="0" w:color="AEAEAE"/>
              <w:left w:val="nil"/>
              <w:bottom w:val="single" w:sz="8" w:space="0" w:color="AEAEAE"/>
              <w:right w:val="nil"/>
            </w:tcBorders>
            <w:shd w:val="clear" w:color="auto" w:fill="FFFFFF"/>
          </w:tcPr>
          <w:p w14:paraId="3EFB0EF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404CC842" w14:textId="77777777" w:rsidTr="00F748B7">
        <w:trPr>
          <w:cantSplit/>
        </w:trPr>
        <w:tc>
          <w:tcPr>
            <w:tcW w:w="4240" w:type="dxa"/>
            <w:vMerge/>
            <w:tcBorders>
              <w:top w:val="single" w:sz="8" w:space="0" w:color="AEAEAE"/>
              <w:left w:val="nil"/>
              <w:bottom w:val="single" w:sz="8" w:space="0" w:color="152935"/>
              <w:right w:val="nil"/>
            </w:tcBorders>
            <w:shd w:val="clear" w:color="auto" w:fill="E0E0E0"/>
          </w:tcPr>
          <w:p w14:paraId="1B38422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584DF1B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14:paraId="413F9BE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70CB7475" w14:textId="77777777" w:rsidTr="00F748B7">
        <w:trPr>
          <w:cantSplit/>
        </w:trPr>
        <w:tc>
          <w:tcPr>
            <w:tcW w:w="4240" w:type="dxa"/>
            <w:vMerge/>
            <w:tcBorders>
              <w:top w:val="single" w:sz="8" w:space="0" w:color="AEAEAE"/>
              <w:left w:val="nil"/>
              <w:bottom w:val="single" w:sz="8" w:space="0" w:color="152935"/>
              <w:right w:val="nil"/>
            </w:tcBorders>
            <w:shd w:val="clear" w:color="auto" w:fill="E0E0E0"/>
          </w:tcPr>
          <w:p w14:paraId="5CAB4F8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33181B0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14:paraId="3ED0F17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01483C2D" w14:textId="77777777" w:rsidTr="00F748B7">
        <w:trPr>
          <w:cantSplit/>
        </w:trPr>
        <w:tc>
          <w:tcPr>
            <w:tcW w:w="4240" w:type="dxa"/>
            <w:vMerge/>
            <w:tcBorders>
              <w:top w:val="single" w:sz="8" w:space="0" w:color="AEAEAE"/>
              <w:left w:val="nil"/>
              <w:bottom w:val="single" w:sz="8" w:space="0" w:color="152935"/>
              <w:right w:val="nil"/>
            </w:tcBorders>
            <w:shd w:val="clear" w:color="auto" w:fill="E0E0E0"/>
          </w:tcPr>
          <w:p w14:paraId="483FA8B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4D39146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14:paraId="21D19B8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3297B2ED" w14:textId="77777777" w:rsidTr="00F748B7">
        <w:trPr>
          <w:cantSplit/>
        </w:trPr>
        <w:tc>
          <w:tcPr>
            <w:tcW w:w="4240" w:type="dxa"/>
            <w:vMerge/>
            <w:tcBorders>
              <w:top w:val="single" w:sz="8" w:space="0" w:color="AEAEAE"/>
              <w:left w:val="nil"/>
              <w:bottom w:val="single" w:sz="8" w:space="0" w:color="152935"/>
              <w:right w:val="nil"/>
            </w:tcBorders>
            <w:shd w:val="clear" w:color="auto" w:fill="E0E0E0"/>
          </w:tcPr>
          <w:p w14:paraId="4B392B5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14:paraId="6B3F994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14:paraId="01E7BF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024660B4" w14:textId="77777777" w:rsidTr="00F748B7">
        <w:trPr>
          <w:cantSplit/>
        </w:trPr>
        <w:tc>
          <w:tcPr>
            <w:tcW w:w="4240" w:type="dxa"/>
            <w:vMerge/>
            <w:tcBorders>
              <w:top w:val="single" w:sz="8" w:space="0" w:color="AEAEAE"/>
              <w:left w:val="nil"/>
              <w:bottom w:val="single" w:sz="8" w:space="0" w:color="152935"/>
              <w:right w:val="nil"/>
            </w:tcBorders>
            <w:shd w:val="clear" w:color="auto" w:fill="E0E0E0"/>
          </w:tcPr>
          <w:p w14:paraId="00B809F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14:paraId="2F63075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14:paraId="051E9BA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60F87AFF"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14:paraId="2C037D39" w14:textId="77777777" w:rsidTr="00F748B7">
        <w:trPr>
          <w:cantSplit/>
        </w:trPr>
        <w:tc>
          <w:tcPr>
            <w:tcW w:w="4849" w:type="dxa"/>
            <w:gridSpan w:val="4"/>
            <w:tcBorders>
              <w:top w:val="nil"/>
              <w:left w:val="nil"/>
              <w:bottom w:val="nil"/>
              <w:right w:val="nil"/>
            </w:tcBorders>
            <w:shd w:val="clear" w:color="auto" w:fill="FFFFFF"/>
            <w:vAlign w:val="center"/>
          </w:tcPr>
          <w:p w14:paraId="3793612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Entered/Removed</w:t>
            </w:r>
            <w:r w:rsidRPr="00362B6F">
              <w:rPr>
                <w:rFonts w:ascii="Arial" w:eastAsiaTheme="minorEastAsia" w:hAnsi="Arial" w:cs="Arial"/>
                <w:b/>
                <w:bCs/>
                <w:color w:val="010205"/>
                <w:vertAlign w:val="superscript"/>
              </w:rPr>
              <w:t>a</w:t>
            </w:r>
          </w:p>
        </w:tc>
      </w:tr>
      <w:tr w:rsidR="00362B6F" w:rsidRPr="00362B6F" w14:paraId="7F20C9C7" w14:textId="77777777" w:rsidTr="00F748B7">
        <w:trPr>
          <w:cantSplit/>
        </w:trPr>
        <w:tc>
          <w:tcPr>
            <w:tcW w:w="810" w:type="dxa"/>
            <w:tcBorders>
              <w:top w:val="nil"/>
              <w:left w:val="nil"/>
              <w:bottom w:val="single" w:sz="8" w:space="0" w:color="152935"/>
              <w:right w:val="nil"/>
            </w:tcBorders>
            <w:shd w:val="clear" w:color="auto" w:fill="FFFFFF"/>
            <w:vAlign w:val="bottom"/>
          </w:tcPr>
          <w:p w14:paraId="1CE7BBF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14:paraId="0121C3E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14:paraId="0766177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14:paraId="729FFFA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14:paraId="1C85F86B" w14:textId="77777777" w:rsidTr="00F748B7">
        <w:trPr>
          <w:cantSplit/>
        </w:trPr>
        <w:tc>
          <w:tcPr>
            <w:tcW w:w="810" w:type="dxa"/>
            <w:tcBorders>
              <w:top w:val="single" w:sz="8" w:space="0" w:color="152935"/>
              <w:left w:val="nil"/>
              <w:bottom w:val="single" w:sz="8" w:space="0" w:color="152935"/>
              <w:right w:val="nil"/>
            </w:tcBorders>
            <w:shd w:val="clear" w:color="auto" w:fill="E0E0E0"/>
          </w:tcPr>
          <w:p w14:paraId="27E9E0C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14:paraId="526164D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CLAIMS, GYEAR, RATIOCIT, ORIGINAL, GENERAL</w:t>
            </w:r>
            <w:r w:rsidRPr="00362B6F">
              <w:rPr>
                <w:rFonts w:ascii="Arial" w:eastAsiaTheme="minorEastAsia" w:hAnsi="Arial" w:cs="Arial"/>
                <w:color w:val="010205"/>
                <w:sz w:val="18"/>
                <w:szCs w:val="18"/>
                <w:vertAlign w:val="superscript"/>
              </w:rPr>
              <w:t>b</w:t>
            </w:r>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14:paraId="7D66ACE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14:paraId="6703EC1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14:paraId="5A97D93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14:paraId="3A17DEA6" w14:textId="77777777" w:rsidTr="00F748B7">
        <w:trPr>
          <w:cantSplit/>
        </w:trPr>
        <w:tc>
          <w:tcPr>
            <w:tcW w:w="4846" w:type="dxa"/>
            <w:tcBorders>
              <w:top w:val="nil"/>
              <w:left w:val="nil"/>
              <w:bottom w:val="nil"/>
              <w:right w:val="nil"/>
            </w:tcBorders>
            <w:shd w:val="clear" w:color="auto" w:fill="FFFFFF"/>
          </w:tcPr>
          <w:p w14:paraId="0E75039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CRECEIVEln</w:t>
            </w:r>
          </w:p>
        </w:tc>
      </w:tr>
      <w:tr w:rsidR="00362B6F" w:rsidRPr="00362B6F" w14:paraId="6B2F2957" w14:textId="77777777" w:rsidTr="00F748B7">
        <w:trPr>
          <w:cantSplit/>
        </w:trPr>
        <w:tc>
          <w:tcPr>
            <w:tcW w:w="4846" w:type="dxa"/>
            <w:tcBorders>
              <w:top w:val="nil"/>
              <w:left w:val="nil"/>
              <w:bottom w:val="nil"/>
              <w:right w:val="nil"/>
            </w:tcBorders>
            <w:shd w:val="clear" w:color="auto" w:fill="FFFFFF"/>
          </w:tcPr>
          <w:p w14:paraId="40C5468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14:paraId="0B51E452"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14:paraId="1F69D795" w14:textId="77777777" w:rsidTr="00F748B7">
        <w:trPr>
          <w:cantSplit/>
        </w:trPr>
        <w:tc>
          <w:tcPr>
            <w:tcW w:w="9362" w:type="dxa"/>
            <w:gridSpan w:val="8"/>
            <w:tcBorders>
              <w:top w:val="nil"/>
              <w:left w:val="nil"/>
              <w:bottom w:val="nil"/>
              <w:right w:val="nil"/>
            </w:tcBorders>
            <w:shd w:val="clear" w:color="auto" w:fill="FFFFFF"/>
            <w:vAlign w:val="center"/>
          </w:tcPr>
          <w:p w14:paraId="5FB0DF0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Model Summary</w:t>
            </w:r>
            <w:r w:rsidRPr="00362B6F">
              <w:rPr>
                <w:rFonts w:ascii="Arial" w:eastAsiaTheme="minorEastAsia" w:hAnsi="Arial" w:cs="Arial"/>
                <w:b/>
                <w:bCs/>
                <w:color w:val="010205"/>
                <w:vertAlign w:val="superscript"/>
              </w:rPr>
              <w:t>b</w:t>
            </w:r>
          </w:p>
        </w:tc>
      </w:tr>
      <w:tr w:rsidR="00362B6F" w:rsidRPr="00362B6F" w14:paraId="4C38EAFD" w14:textId="77777777" w:rsidTr="00F748B7">
        <w:trPr>
          <w:cantSplit/>
        </w:trPr>
        <w:tc>
          <w:tcPr>
            <w:tcW w:w="786" w:type="dxa"/>
            <w:vMerge w:val="restart"/>
            <w:tcBorders>
              <w:top w:val="nil"/>
              <w:left w:val="nil"/>
              <w:bottom w:val="nil"/>
              <w:right w:val="nil"/>
            </w:tcBorders>
            <w:shd w:val="clear" w:color="auto" w:fill="FFFFFF"/>
            <w:vAlign w:val="bottom"/>
          </w:tcPr>
          <w:p w14:paraId="3A802B2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14:paraId="6204173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14:paraId="51FC4F1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14:paraId="5773B7B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14:paraId="0D5CD44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14:paraId="3D499DD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14:paraId="6866FC93" w14:textId="77777777" w:rsidTr="00F748B7">
        <w:trPr>
          <w:cantSplit/>
        </w:trPr>
        <w:tc>
          <w:tcPr>
            <w:tcW w:w="786" w:type="dxa"/>
            <w:vMerge/>
            <w:tcBorders>
              <w:top w:val="nil"/>
              <w:left w:val="nil"/>
              <w:bottom w:val="nil"/>
              <w:right w:val="nil"/>
            </w:tcBorders>
            <w:shd w:val="clear" w:color="auto" w:fill="FFFFFF"/>
            <w:vAlign w:val="bottom"/>
          </w:tcPr>
          <w:p w14:paraId="3E9BDA5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14:paraId="7C14A4D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14:paraId="3F05508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14:paraId="49F0401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14:paraId="20D85AE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14:paraId="2724E70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14:paraId="4DBFC27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14:paraId="5094680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14:paraId="6D904660" w14:textId="77777777" w:rsidTr="00F748B7">
        <w:trPr>
          <w:cantSplit/>
        </w:trPr>
        <w:tc>
          <w:tcPr>
            <w:tcW w:w="786" w:type="dxa"/>
            <w:tcBorders>
              <w:top w:val="single" w:sz="8" w:space="0" w:color="152935"/>
              <w:left w:val="nil"/>
              <w:bottom w:val="single" w:sz="8" w:space="0" w:color="152935"/>
              <w:right w:val="nil"/>
            </w:tcBorders>
            <w:shd w:val="clear" w:color="auto" w:fill="E0E0E0"/>
          </w:tcPr>
          <w:p w14:paraId="51F48A2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14:paraId="2D65434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14:paraId="20D2C2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14:paraId="5076BC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14:paraId="761A2CB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14:paraId="6533814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14:paraId="03F3CE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14:paraId="3B5601C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14:paraId="52E8CB75" w14:textId="77777777"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14:paraId="47D227A3" w14:textId="77777777"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14:paraId="243171C9" w14:textId="77777777" w:rsidTr="00F748B7">
        <w:trPr>
          <w:cantSplit/>
        </w:trPr>
        <w:tc>
          <w:tcPr>
            <w:tcW w:w="9359" w:type="dxa"/>
            <w:gridSpan w:val="4"/>
            <w:tcBorders>
              <w:top w:val="nil"/>
              <w:left w:val="nil"/>
              <w:bottom w:val="nil"/>
              <w:right w:val="nil"/>
            </w:tcBorders>
            <w:shd w:val="clear" w:color="auto" w:fill="FFFFFF"/>
            <w:vAlign w:val="center"/>
          </w:tcPr>
          <w:p w14:paraId="644773C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Model Summary</w:t>
            </w:r>
            <w:r w:rsidRPr="00362B6F">
              <w:rPr>
                <w:rFonts w:ascii="Arial" w:eastAsiaTheme="minorEastAsia" w:hAnsi="Arial" w:cs="Arial"/>
                <w:b/>
                <w:bCs/>
                <w:color w:val="010205"/>
                <w:vertAlign w:val="superscript"/>
              </w:rPr>
              <w:t>b</w:t>
            </w:r>
          </w:p>
        </w:tc>
      </w:tr>
      <w:tr w:rsidR="00362B6F" w:rsidRPr="00362B6F" w14:paraId="6EBF679D" w14:textId="77777777" w:rsidTr="00F748B7">
        <w:trPr>
          <w:cantSplit/>
        </w:trPr>
        <w:tc>
          <w:tcPr>
            <w:tcW w:w="1565" w:type="dxa"/>
            <w:vMerge w:val="restart"/>
            <w:tcBorders>
              <w:top w:val="nil"/>
              <w:left w:val="nil"/>
              <w:bottom w:val="nil"/>
              <w:right w:val="nil"/>
            </w:tcBorders>
            <w:shd w:val="clear" w:color="auto" w:fill="FFFFFF"/>
            <w:vAlign w:val="bottom"/>
          </w:tcPr>
          <w:p w14:paraId="17E6F35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14:paraId="12129A8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14:paraId="5BDF04A6" w14:textId="77777777" w:rsidTr="00F748B7">
        <w:trPr>
          <w:cantSplit/>
        </w:trPr>
        <w:tc>
          <w:tcPr>
            <w:tcW w:w="1565" w:type="dxa"/>
            <w:vMerge/>
            <w:tcBorders>
              <w:top w:val="nil"/>
              <w:left w:val="nil"/>
              <w:bottom w:val="nil"/>
              <w:right w:val="nil"/>
            </w:tcBorders>
            <w:shd w:val="clear" w:color="auto" w:fill="FFFFFF"/>
            <w:vAlign w:val="bottom"/>
          </w:tcPr>
          <w:p w14:paraId="3FF6D6D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14:paraId="7B9BCF3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14:paraId="236A43A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14:paraId="3EB25E7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14:paraId="09046443" w14:textId="77777777" w:rsidTr="00F748B7">
        <w:trPr>
          <w:cantSplit/>
        </w:trPr>
        <w:tc>
          <w:tcPr>
            <w:tcW w:w="1565" w:type="dxa"/>
            <w:tcBorders>
              <w:top w:val="single" w:sz="8" w:space="0" w:color="152935"/>
              <w:left w:val="nil"/>
              <w:bottom w:val="single" w:sz="8" w:space="0" w:color="152935"/>
              <w:right w:val="nil"/>
            </w:tcBorders>
            <w:shd w:val="clear" w:color="auto" w:fill="E0E0E0"/>
          </w:tcPr>
          <w:p w14:paraId="15C2331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14:paraId="562ECA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14:paraId="5C1E65B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14:paraId="1530B7B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14:paraId="0887191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14:paraId="68A5F65D" w14:textId="77777777" w:rsidTr="00F748B7">
        <w:trPr>
          <w:cantSplit/>
        </w:trPr>
        <w:tc>
          <w:tcPr>
            <w:tcW w:w="9359" w:type="dxa"/>
            <w:tcBorders>
              <w:top w:val="nil"/>
              <w:left w:val="nil"/>
              <w:bottom w:val="nil"/>
              <w:right w:val="nil"/>
            </w:tcBorders>
            <w:shd w:val="clear" w:color="auto" w:fill="FFFFFF"/>
          </w:tcPr>
          <w:p w14:paraId="41DA240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14:paraId="2C568C1F" w14:textId="77777777" w:rsidTr="00F748B7">
        <w:trPr>
          <w:cantSplit/>
        </w:trPr>
        <w:tc>
          <w:tcPr>
            <w:tcW w:w="9359" w:type="dxa"/>
            <w:tcBorders>
              <w:top w:val="nil"/>
              <w:left w:val="nil"/>
              <w:bottom w:val="nil"/>
              <w:right w:val="nil"/>
            </w:tcBorders>
            <w:shd w:val="clear" w:color="auto" w:fill="FFFFFF"/>
          </w:tcPr>
          <w:p w14:paraId="41E9405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CRECEIVEln</w:t>
            </w:r>
          </w:p>
        </w:tc>
      </w:tr>
    </w:tbl>
    <w:p w14:paraId="0F4A496C"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14:paraId="0DF4A818" w14:textId="77777777" w:rsidTr="00F748B7">
        <w:trPr>
          <w:cantSplit/>
        </w:trPr>
        <w:tc>
          <w:tcPr>
            <w:tcW w:w="8057" w:type="dxa"/>
            <w:gridSpan w:val="7"/>
            <w:tcBorders>
              <w:top w:val="nil"/>
              <w:left w:val="nil"/>
              <w:bottom w:val="nil"/>
              <w:right w:val="nil"/>
            </w:tcBorders>
            <w:shd w:val="clear" w:color="auto" w:fill="FFFFFF"/>
            <w:vAlign w:val="center"/>
          </w:tcPr>
          <w:p w14:paraId="2FEF64A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
        </w:tc>
      </w:tr>
      <w:tr w:rsidR="00362B6F" w:rsidRPr="00362B6F" w14:paraId="4B22978B" w14:textId="77777777" w:rsidTr="00F748B7">
        <w:trPr>
          <w:cantSplit/>
        </w:trPr>
        <w:tc>
          <w:tcPr>
            <w:tcW w:w="2041" w:type="dxa"/>
            <w:gridSpan w:val="2"/>
            <w:tcBorders>
              <w:top w:val="nil"/>
              <w:left w:val="nil"/>
              <w:bottom w:val="single" w:sz="8" w:space="0" w:color="152935"/>
              <w:right w:val="nil"/>
            </w:tcBorders>
            <w:shd w:val="clear" w:color="auto" w:fill="FFFFFF"/>
            <w:vAlign w:val="bottom"/>
          </w:tcPr>
          <w:p w14:paraId="7DE1634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14:paraId="4AA999D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677FB63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w:t>
            </w:r>
          </w:p>
        </w:tc>
        <w:tc>
          <w:tcPr>
            <w:tcW w:w="1423" w:type="dxa"/>
            <w:tcBorders>
              <w:top w:val="nil"/>
              <w:left w:val="single" w:sz="8" w:space="0" w:color="E0E0E0"/>
              <w:bottom w:val="single" w:sz="8" w:space="0" w:color="152935"/>
              <w:right w:val="single" w:sz="8" w:space="0" w:color="E0E0E0"/>
            </w:tcBorders>
            <w:shd w:val="clear" w:color="auto" w:fill="FFFFFF"/>
            <w:vAlign w:val="bottom"/>
          </w:tcPr>
          <w:p w14:paraId="297EC93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7FF9AC9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14:paraId="285E77B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14:paraId="785A738C" w14:textId="77777777" w:rsidTr="00F748B7">
        <w:trPr>
          <w:cantSplit/>
        </w:trPr>
        <w:tc>
          <w:tcPr>
            <w:tcW w:w="742" w:type="dxa"/>
            <w:vMerge w:val="restart"/>
            <w:tcBorders>
              <w:top w:val="single" w:sz="8" w:space="0" w:color="152935"/>
              <w:left w:val="nil"/>
              <w:bottom w:val="single" w:sz="8" w:space="0" w:color="152935"/>
              <w:right w:val="nil"/>
            </w:tcBorders>
            <w:shd w:val="clear" w:color="auto" w:fill="E0E0E0"/>
          </w:tcPr>
          <w:p w14:paraId="091C8BF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14:paraId="2732156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14:paraId="476B599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7C58116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14:paraId="599F79D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5611677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14:paraId="74BC56C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14:paraId="5312E266"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410FBEE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14:paraId="141BF6F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14:paraId="0FDF3BE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0209C74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14:paraId="4C2F287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8303B1E"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14:paraId="7D58CF3A"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2F8B24DE"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1684467D"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14:paraId="6B90DE4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14:paraId="2FAD5FA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293C6E1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0E58B7C3"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7C8E5EE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14:paraId="7CDC6E94"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0812314B"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14:paraId="5340DBC4" w14:textId="77777777" w:rsidTr="008C1864">
        <w:trPr>
          <w:gridAfter w:val="1"/>
          <w:wAfter w:w="123" w:type="dxa"/>
          <w:cantSplit/>
        </w:trPr>
        <w:tc>
          <w:tcPr>
            <w:tcW w:w="8061" w:type="dxa"/>
            <w:gridSpan w:val="7"/>
            <w:tcBorders>
              <w:top w:val="nil"/>
              <w:left w:val="nil"/>
              <w:bottom w:val="nil"/>
              <w:right w:val="nil"/>
            </w:tcBorders>
            <w:shd w:val="clear" w:color="auto" w:fill="FFFFFF"/>
          </w:tcPr>
          <w:p w14:paraId="3CF9B92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CRECEIVEln</w:t>
            </w:r>
          </w:p>
        </w:tc>
      </w:tr>
      <w:tr w:rsidR="00362B6F" w:rsidRPr="00362B6F" w14:paraId="65925BD8" w14:textId="77777777" w:rsidTr="008C1864">
        <w:trPr>
          <w:gridAfter w:val="1"/>
          <w:wAfter w:w="123" w:type="dxa"/>
          <w:cantSplit/>
        </w:trPr>
        <w:tc>
          <w:tcPr>
            <w:tcW w:w="8061" w:type="dxa"/>
            <w:gridSpan w:val="7"/>
            <w:tcBorders>
              <w:top w:val="nil"/>
              <w:left w:val="nil"/>
              <w:bottom w:val="nil"/>
              <w:right w:val="nil"/>
            </w:tcBorders>
            <w:shd w:val="clear" w:color="auto" w:fill="FFFFFF"/>
          </w:tcPr>
          <w:p w14:paraId="7A3BDCC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14:paraId="644763DA" w14:textId="77777777" w:rsidTr="008C1864">
        <w:trPr>
          <w:cantSplit/>
        </w:trPr>
        <w:tc>
          <w:tcPr>
            <w:tcW w:w="8184" w:type="dxa"/>
            <w:gridSpan w:val="8"/>
            <w:tcBorders>
              <w:top w:val="nil"/>
              <w:left w:val="nil"/>
              <w:bottom w:val="nil"/>
              <w:right w:val="nil"/>
            </w:tcBorders>
            <w:shd w:val="clear" w:color="auto" w:fill="FFFFFF"/>
            <w:vAlign w:val="center"/>
          </w:tcPr>
          <w:p w14:paraId="3ADA504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
        </w:tc>
      </w:tr>
      <w:tr w:rsidR="00362B6F" w:rsidRPr="00362B6F" w14:paraId="07B276AA" w14:textId="77777777" w:rsidTr="008C1864">
        <w:trPr>
          <w:cantSplit/>
        </w:trPr>
        <w:tc>
          <w:tcPr>
            <w:tcW w:w="1932" w:type="dxa"/>
            <w:gridSpan w:val="2"/>
            <w:vMerge w:val="restart"/>
            <w:tcBorders>
              <w:top w:val="nil"/>
              <w:left w:val="nil"/>
              <w:bottom w:val="nil"/>
              <w:right w:val="nil"/>
            </w:tcBorders>
            <w:shd w:val="clear" w:color="auto" w:fill="FFFFFF"/>
            <w:vAlign w:val="bottom"/>
          </w:tcPr>
          <w:p w14:paraId="21CE7FC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14:paraId="0A08F07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14:paraId="13FE437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14:paraId="1C6F59E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14:paraId="76D9417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14:paraId="0F4413BB" w14:textId="77777777" w:rsidTr="008C1864">
        <w:trPr>
          <w:cantSplit/>
        </w:trPr>
        <w:tc>
          <w:tcPr>
            <w:tcW w:w="1932" w:type="dxa"/>
            <w:gridSpan w:val="2"/>
            <w:vMerge/>
            <w:tcBorders>
              <w:top w:val="nil"/>
              <w:left w:val="nil"/>
              <w:bottom w:val="nil"/>
              <w:right w:val="nil"/>
            </w:tcBorders>
            <w:shd w:val="clear" w:color="auto" w:fill="FFFFFF"/>
            <w:vAlign w:val="bottom"/>
          </w:tcPr>
          <w:p w14:paraId="647EFCD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14:paraId="76B6E74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14:paraId="61D43FF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14:paraId="26A72CE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14:paraId="7672F7B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14:paraId="3395A76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14:paraId="3F3CF4E4" w14:textId="77777777" w:rsidTr="008C1864">
        <w:trPr>
          <w:cantSplit/>
        </w:trPr>
        <w:tc>
          <w:tcPr>
            <w:tcW w:w="741" w:type="dxa"/>
            <w:vMerge w:val="restart"/>
            <w:tcBorders>
              <w:top w:val="single" w:sz="8" w:space="0" w:color="152935"/>
              <w:left w:val="nil"/>
              <w:bottom w:val="single" w:sz="8" w:space="0" w:color="152935"/>
              <w:right w:val="nil"/>
            </w:tcBorders>
            <w:shd w:val="clear" w:color="auto" w:fill="E0E0E0"/>
          </w:tcPr>
          <w:p w14:paraId="41B5A35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14:paraId="7047C8C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14:paraId="0CEE260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14:paraId="27369D9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754752CF"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4C40C39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14:paraId="6B9B48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4EB34859" w14:textId="77777777" w:rsidTr="008C1864">
        <w:trPr>
          <w:cantSplit/>
        </w:trPr>
        <w:tc>
          <w:tcPr>
            <w:tcW w:w="741" w:type="dxa"/>
            <w:vMerge/>
            <w:tcBorders>
              <w:top w:val="single" w:sz="8" w:space="0" w:color="152935"/>
              <w:left w:val="nil"/>
              <w:bottom w:val="single" w:sz="8" w:space="0" w:color="152935"/>
              <w:right w:val="nil"/>
            </w:tcBorders>
            <w:shd w:val="clear" w:color="auto" w:fill="E0E0E0"/>
          </w:tcPr>
          <w:p w14:paraId="208BAA7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14:paraId="291776B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14:paraId="0431278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14:paraId="6CC5A3C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752A002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6754F5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14:paraId="414D54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1A1B85A3" w14:textId="77777777" w:rsidTr="008C1864">
        <w:trPr>
          <w:cantSplit/>
        </w:trPr>
        <w:tc>
          <w:tcPr>
            <w:tcW w:w="741" w:type="dxa"/>
            <w:vMerge/>
            <w:tcBorders>
              <w:top w:val="single" w:sz="8" w:space="0" w:color="152935"/>
              <w:left w:val="nil"/>
              <w:bottom w:val="single" w:sz="8" w:space="0" w:color="152935"/>
              <w:right w:val="nil"/>
            </w:tcBorders>
            <w:shd w:val="clear" w:color="auto" w:fill="E0E0E0"/>
          </w:tcPr>
          <w:p w14:paraId="4EEB653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14:paraId="37968B2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14:paraId="25653C6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14:paraId="37CAD7B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7BC360D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11665F7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14:paraId="1F68FF6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00148617" w14:textId="77777777" w:rsidTr="008C1864">
        <w:trPr>
          <w:cantSplit/>
        </w:trPr>
        <w:tc>
          <w:tcPr>
            <w:tcW w:w="741" w:type="dxa"/>
            <w:vMerge/>
            <w:tcBorders>
              <w:top w:val="single" w:sz="8" w:space="0" w:color="152935"/>
              <w:left w:val="nil"/>
              <w:bottom w:val="single" w:sz="8" w:space="0" w:color="152935"/>
              <w:right w:val="nil"/>
            </w:tcBorders>
            <w:shd w:val="clear" w:color="auto" w:fill="E0E0E0"/>
          </w:tcPr>
          <w:p w14:paraId="2CE288E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14:paraId="09AB7CE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14:paraId="12E2B7F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14:paraId="1EB7DAE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0E56239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19A036D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14:paraId="3265A26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37BE3151" w14:textId="77777777" w:rsidTr="008C1864">
        <w:trPr>
          <w:cantSplit/>
        </w:trPr>
        <w:tc>
          <w:tcPr>
            <w:tcW w:w="741" w:type="dxa"/>
            <w:vMerge/>
            <w:tcBorders>
              <w:top w:val="single" w:sz="8" w:space="0" w:color="152935"/>
              <w:left w:val="nil"/>
              <w:bottom w:val="single" w:sz="8" w:space="0" w:color="152935"/>
              <w:right w:val="nil"/>
            </w:tcBorders>
            <w:shd w:val="clear" w:color="auto" w:fill="E0E0E0"/>
          </w:tcPr>
          <w:p w14:paraId="2E68E21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14:paraId="08B58B7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14:paraId="37B4C4F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14:paraId="2CF575C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14:paraId="5FB312C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73E52A5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14:paraId="3995828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19DAC1BF" w14:textId="77777777" w:rsidTr="008C1864">
        <w:trPr>
          <w:cantSplit/>
        </w:trPr>
        <w:tc>
          <w:tcPr>
            <w:tcW w:w="741" w:type="dxa"/>
            <w:vMerge/>
            <w:tcBorders>
              <w:top w:val="single" w:sz="8" w:space="0" w:color="152935"/>
              <w:left w:val="nil"/>
              <w:bottom w:val="single" w:sz="8" w:space="0" w:color="152935"/>
              <w:right w:val="nil"/>
            </w:tcBorders>
            <w:shd w:val="clear" w:color="auto" w:fill="E0E0E0"/>
          </w:tcPr>
          <w:p w14:paraId="1676BEF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14:paraId="648857E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14:paraId="5DA11AC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14:paraId="088D005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14:paraId="2451C37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14:paraId="6FC5AF1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14:paraId="0DDAB19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14:paraId="78478D7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14:paraId="7109ED47" w14:textId="77777777" w:rsidTr="00F748B7">
        <w:trPr>
          <w:cantSplit/>
        </w:trPr>
        <w:tc>
          <w:tcPr>
            <w:tcW w:w="9358" w:type="dxa"/>
            <w:gridSpan w:val="8"/>
            <w:tcBorders>
              <w:top w:val="nil"/>
              <w:left w:val="nil"/>
              <w:bottom w:val="nil"/>
              <w:right w:val="nil"/>
            </w:tcBorders>
            <w:shd w:val="clear" w:color="auto" w:fill="FFFFFF"/>
            <w:vAlign w:val="center"/>
          </w:tcPr>
          <w:p w14:paraId="6C0AAFD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
        </w:tc>
      </w:tr>
      <w:tr w:rsidR="00362B6F" w:rsidRPr="00362B6F" w14:paraId="3A54C8B7" w14:textId="77777777" w:rsidTr="00F748B7">
        <w:trPr>
          <w:cantSplit/>
        </w:trPr>
        <w:tc>
          <w:tcPr>
            <w:tcW w:w="1949" w:type="dxa"/>
            <w:gridSpan w:val="2"/>
            <w:vMerge w:val="restart"/>
            <w:tcBorders>
              <w:top w:val="nil"/>
              <w:left w:val="nil"/>
              <w:bottom w:val="nil"/>
              <w:right w:val="nil"/>
            </w:tcBorders>
            <w:shd w:val="clear" w:color="auto" w:fill="FFFFFF"/>
            <w:vAlign w:val="bottom"/>
          </w:tcPr>
          <w:p w14:paraId="24E0B2F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14:paraId="5B3E25B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14:paraId="7A39A69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14:paraId="10B9934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14:paraId="30A4AEE6" w14:textId="77777777" w:rsidTr="00F748B7">
        <w:trPr>
          <w:cantSplit/>
        </w:trPr>
        <w:tc>
          <w:tcPr>
            <w:tcW w:w="1949" w:type="dxa"/>
            <w:gridSpan w:val="2"/>
            <w:vMerge/>
            <w:tcBorders>
              <w:top w:val="nil"/>
              <w:left w:val="nil"/>
              <w:bottom w:val="nil"/>
              <w:right w:val="nil"/>
            </w:tcBorders>
            <w:shd w:val="clear" w:color="auto" w:fill="FFFFFF"/>
            <w:vAlign w:val="bottom"/>
          </w:tcPr>
          <w:p w14:paraId="61A4E2D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14:paraId="0D9FC54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14:paraId="455EEBF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14:paraId="6590042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60FD262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6AAED23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14:paraId="4FC4169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14:paraId="4559CC7E" w14:textId="77777777" w:rsidTr="00F748B7">
        <w:trPr>
          <w:cantSplit/>
        </w:trPr>
        <w:tc>
          <w:tcPr>
            <w:tcW w:w="748" w:type="dxa"/>
            <w:vMerge w:val="restart"/>
            <w:tcBorders>
              <w:top w:val="single" w:sz="8" w:space="0" w:color="152935"/>
              <w:left w:val="nil"/>
              <w:bottom w:val="single" w:sz="8" w:space="0" w:color="152935"/>
              <w:right w:val="nil"/>
            </w:tcBorders>
            <w:shd w:val="clear" w:color="auto" w:fill="E0E0E0"/>
          </w:tcPr>
          <w:p w14:paraId="38D67EE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14:paraId="17D02DF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14:paraId="2880AE8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14:paraId="6BB461A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02136A76"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3DE7F13B"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061E3F67"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14:paraId="51730A2A"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1177015C"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2106D272"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14:paraId="1DC41CA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14:paraId="078B35B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14:paraId="02977BA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14:paraId="0870746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D2ED4C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8A6F2E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14:paraId="67C1D0E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14:paraId="4A642597"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1D7BF40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14:paraId="374E511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14:paraId="5289CC4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14:paraId="0B6F83D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14:paraId="5022594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0C6CD4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75BE259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14:paraId="1AB5C57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14:paraId="41E157D7"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7F02EBC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14:paraId="2E1BBD3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14:paraId="79366F9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14:paraId="3864162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14:paraId="72B29A6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8DB33A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1C59181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14:paraId="20FDC0F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14:paraId="5EA85AFD"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7CF3BA3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14:paraId="2D3B5AB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14:paraId="5913379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14:paraId="5149001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14:paraId="7895307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E715BB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DD73E9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14:paraId="3588DD8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14:paraId="3C71E8DB"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7BB783E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14:paraId="4A4C5FF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14:paraId="6F0AEE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14:paraId="115A9E8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14:paraId="5C811B3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5FFE6D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3EA9105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14:paraId="76E4A3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14:paraId="78FEFC16" w14:textId="77777777"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14:paraId="6919D2B9" w14:textId="77777777"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14:paraId="44FBC3DB" w14:textId="77777777" w:rsidTr="00F748B7">
        <w:trPr>
          <w:cantSplit/>
        </w:trPr>
        <w:tc>
          <w:tcPr>
            <w:tcW w:w="9360" w:type="dxa"/>
            <w:gridSpan w:val="3"/>
            <w:tcBorders>
              <w:top w:val="nil"/>
              <w:left w:val="nil"/>
              <w:bottom w:val="nil"/>
              <w:right w:val="nil"/>
            </w:tcBorders>
            <w:shd w:val="clear" w:color="auto" w:fill="FFFFFF"/>
            <w:vAlign w:val="center"/>
          </w:tcPr>
          <w:p w14:paraId="1EB5F16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
        </w:tc>
      </w:tr>
      <w:tr w:rsidR="00362B6F" w:rsidRPr="00362B6F" w14:paraId="31226DDD" w14:textId="77777777" w:rsidTr="00F748B7">
        <w:trPr>
          <w:cantSplit/>
        </w:trPr>
        <w:tc>
          <w:tcPr>
            <w:tcW w:w="6094" w:type="dxa"/>
            <w:gridSpan w:val="2"/>
            <w:vMerge w:val="restart"/>
            <w:tcBorders>
              <w:top w:val="nil"/>
              <w:left w:val="nil"/>
              <w:bottom w:val="nil"/>
              <w:right w:val="nil"/>
            </w:tcBorders>
            <w:shd w:val="clear" w:color="auto" w:fill="FFFFFF"/>
            <w:vAlign w:val="bottom"/>
          </w:tcPr>
          <w:p w14:paraId="0995798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14:paraId="466523F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14:paraId="30B9BE7A" w14:textId="77777777" w:rsidTr="00F748B7">
        <w:trPr>
          <w:cantSplit/>
        </w:trPr>
        <w:tc>
          <w:tcPr>
            <w:tcW w:w="6094" w:type="dxa"/>
            <w:gridSpan w:val="2"/>
            <w:vMerge/>
            <w:tcBorders>
              <w:top w:val="nil"/>
              <w:left w:val="nil"/>
              <w:bottom w:val="nil"/>
              <w:right w:val="nil"/>
            </w:tcBorders>
            <w:shd w:val="clear" w:color="auto" w:fill="FFFFFF"/>
            <w:vAlign w:val="bottom"/>
          </w:tcPr>
          <w:p w14:paraId="10DD7FA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14:paraId="1C77886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14:paraId="371D5062" w14:textId="77777777" w:rsidTr="00F748B7">
        <w:trPr>
          <w:cantSplit/>
        </w:trPr>
        <w:tc>
          <w:tcPr>
            <w:tcW w:w="2340" w:type="dxa"/>
            <w:vMerge w:val="restart"/>
            <w:tcBorders>
              <w:top w:val="single" w:sz="8" w:space="0" w:color="152935"/>
              <w:left w:val="nil"/>
              <w:bottom w:val="single" w:sz="8" w:space="0" w:color="152935"/>
              <w:right w:val="nil"/>
            </w:tcBorders>
            <w:shd w:val="clear" w:color="auto" w:fill="E0E0E0"/>
          </w:tcPr>
          <w:p w14:paraId="60CD11F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14:paraId="3637A4D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14:paraId="0FBBEA6F"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758EEE45" w14:textId="77777777" w:rsidTr="00F748B7">
        <w:trPr>
          <w:cantSplit/>
        </w:trPr>
        <w:tc>
          <w:tcPr>
            <w:tcW w:w="2340" w:type="dxa"/>
            <w:vMerge/>
            <w:tcBorders>
              <w:top w:val="single" w:sz="8" w:space="0" w:color="152935"/>
              <w:left w:val="nil"/>
              <w:bottom w:val="single" w:sz="8" w:space="0" w:color="152935"/>
              <w:right w:val="nil"/>
            </w:tcBorders>
            <w:shd w:val="clear" w:color="auto" w:fill="E0E0E0"/>
          </w:tcPr>
          <w:p w14:paraId="7AA191F2"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14:paraId="2368E2A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14:paraId="09CC16A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14:paraId="45FF0612" w14:textId="77777777" w:rsidTr="00F748B7">
        <w:trPr>
          <w:cantSplit/>
        </w:trPr>
        <w:tc>
          <w:tcPr>
            <w:tcW w:w="2340" w:type="dxa"/>
            <w:vMerge/>
            <w:tcBorders>
              <w:top w:val="single" w:sz="8" w:space="0" w:color="152935"/>
              <w:left w:val="nil"/>
              <w:bottom w:val="single" w:sz="8" w:space="0" w:color="152935"/>
              <w:right w:val="nil"/>
            </w:tcBorders>
            <w:shd w:val="clear" w:color="auto" w:fill="E0E0E0"/>
          </w:tcPr>
          <w:p w14:paraId="0757BDD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14:paraId="4C1A7C7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14:paraId="2F25537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14:paraId="5073E90F" w14:textId="77777777" w:rsidTr="00F748B7">
        <w:trPr>
          <w:cantSplit/>
        </w:trPr>
        <w:tc>
          <w:tcPr>
            <w:tcW w:w="2340" w:type="dxa"/>
            <w:vMerge/>
            <w:tcBorders>
              <w:top w:val="single" w:sz="8" w:space="0" w:color="152935"/>
              <w:left w:val="nil"/>
              <w:bottom w:val="single" w:sz="8" w:space="0" w:color="152935"/>
              <w:right w:val="nil"/>
            </w:tcBorders>
            <w:shd w:val="clear" w:color="auto" w:fill="E0E0E0"/>
          </w:tcPr>
          <w:p w14:paraId="6398A93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14:paraId="72A0AA8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14:paraId="18BAC7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14:paraId="3B75B6F9" w14:textId="77777777" w:rsidTr="00F748B7">
        <w:trPr>
          <w:cantSplit/>
        </w:trPr>
        <w:tc>
          <w:tcPr>
            <w:tcW w:w="2340" w:type="dxa"/>
            <w:vMerge/>
            <w:tcBorders>
              <w:top w:val="single" w:sz="8" w:space="0" w:color="152935"/>
              <w:left w:val="nil"/>
              <w:bottom w:val="single" w:sz="8" w:space="0" w:color="152935"/>
              <w:right w:val="nil"/>
            </w:tcBorders>
            <w:shd w:val="clear" w:color="auto" w:fill="E0E0E0"/>
          </w:tcPr>
          <w:p w14:paraId="09C0D76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14:paraId="4613E33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14:paraId="040128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14:paraId="59FBE8B7" w14:textId="77777777" w:rsidTr="00F748B7">
        <w:trPr>
          <w:cantSplit/>
        </w:trPr>
        <w:tc>
          <w:tcPr>
            <w:tcW w:w="2340" w:type="dxa"/>
            <w:vMerge/>
            <w:tcBorders>
              <w:top w:val="single" w:sz="8" w:space="0" w:color="152935"/>
              <w:left w:val="nil"/>
              <w:bottom w:val="single" w:sz="8" w:space="0" w:color="152935"/>
              <w:right w:val="nil"/>
            </w:tcBorders>
            <w:shd w:val="clear" w:color="auto" w:fill="E0E0E0"/>
          </w:tcPr>
          <w:p w14:paraId="2DF943B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14:paraId="4EA8052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14:paraId="1EDB313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14:paraId="301B973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14:paraId="7F730E3E" w14:textId="77777777" w:rsidTr="00F748B7">
        <w:trPr>
          <w:cantSplit/>
        </w:trPr>
        <w:tc>
          <w:tcPr>
            <w:tcW w:w="9360" w:type="dxa"/>
            <w:tcBorders>
              <w:top w:val="nil"/>
              <w:left w:val="nil"/>
              <w:bottom w:val="nil"/>
              <w:right w:val="nil"/>
            </w:tcBorders>
            <w:shd w:val="clear" w:color="auto" w:fill="FFFFFF"/>
          </w:tcPr>
          <w:p w14:paraId="2D85C21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CRECEIVEln</w:t>
            </w:r>
          </w:p>
        </w:tc>
      </w:tr>
    </w:tbl>
    <w:p w14:paraId="7BF65B54"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51A9AA1" w14:textId="77777777"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14:paraId="2FAF2A65" w14:textId="77777777" w:rsidTr="008C1864">
        <w:trPr>
          <w:cantSplit/>
        </w:trPr>
        <w:tc>
          <w:tcPr>
            <w:tcW w:w="8994" w:type="dxa"/>
            <w:gridSpan w:val="8"/>
            <w:tcBorders>
              <w:top w:val="nil"/>
              <w:left w:val="nil"/>
              <w:bottom w:val="nil"/>
              <w:right w:val="nil"/>
            </w:tcBorders>
            <w:shd w:val="clear" w:color="auto" w:fill="FFFFFF"/>
            <w:vAlign w:val="center"/>
          </w:tcPr>
          <w:p w14:paraId="58AAE8B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Coefficient Correlations</w:t>
            </w:r>
            <w:r w:rsidRPr="00362B6F">
              <w:rPr>
                <w:rFonts w:ascii="Arial" w:eastAsiaTheme="minorEastAsia" w:hAnsi="Arial" w:cs="Arial"/>
                <w:b/>
                <w:bCs/>
                <w:color w:val="010205"/>
                <w:vertAlign w:val="superscript"/>
              </w:rPr>
              <w:t>a</w:t>
            </w:r>
          </w:p>
        </w:tc>
      </w:tr>
      <w:tr w:rsidR="00362B6F" w:rsidRPr="00362B6F" w14:paraId="2CB92EF5" w14:textId="77777777" w:rsidTr="008C1864">
        <w:trPr>
          <w:cantSplit/>
        </w:trPr>
        <w:tc>
          <w:tcPr>
            <w:tcW w:w="3277" w:type="dxa"/>
            <w:gridSpan w:val="3"/>
            <w:tcBorders>
              <w:top w:val="nil"/>
              <w:left w:val="nil"/>
              <w:bottom w:val="single" w:sz="8" w:space="0" w:color="152935"/>
              <w:right w:val="nil"/>
            </w:tcBorders>
            <w:shd w:val="clear" w:color="auto" w:fill="FFFFFF"/>
            <w:vAlign w:val="bottom"/>
          </w:tcPr>
          <w:p w14:paraId="6DFA441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14:paraId="35126F8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F4CA99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5B11E34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14:paraId="5848550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14:paraId="69F30FF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14:paraId="1604FEFC" w14:textId="77777777" w:rsidTr="008C1864">
        <w:trPr>
          <w:cantSplit/>
        </w:trPr>
        <w:tc>
          <w:tcPr>
            <w:tcW w:w="742" w:type="dxa"/>
            <w:vMerge w:val="restart"/>
            <w:tcBorders>
              <w:top w:val="single" w:sz="8" w:space="0" w:color="152935"/>
              <w:left w:val="nil"/>
              <w:bottom w:val="single" w:sz="8" w:space="0" w:color="152935"/>
              <w:right w:val="nil"/>
            </w:tcBorders>
            <w:shd w:val="clear" w:color="auto" w:fill="E0E0E0"/>
          </w:tcPr>
          <w:p w14:paraId="574B42D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14:paraId="7D5144F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14:paraId="31D0B84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14:paraId="2F39C3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5FD767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7B750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14:paraId="4EA8AB2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14:paraId="37BAD83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14:paraId="0F7F8E28" w14:textId="77777777" w:rsidTr="008C1864">
        <w:trPr>
          <w:cantSplit/>
        </w:trPr>
        <w:tc>
          <w:tcPr>
            <w:tcW w:w="742" w:type="dxa"/>
            <w:vMerge/>
            <w:tcBorders>
              <w:top w:val="single" w:sz="8" w:space="0" w:color="152935"/>
              <w:left w:val="nil"/>
              <w:bottom w:val="single" w:sz="8" w:space="0" w:color="152935"/>
              <w:right w:val="nil"/>
            </w:tcBorders>
            <w:shd w:val="clear" w:color="auto" w:fill="E0E0E0"/>
          </w:tcPr>
          <w:p w14:paraId="58B6D6F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14:paraId="7960F41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14:paraId="178182C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14:paraId="5E8202F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CB800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9EA33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14:paraId="28B6637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14:paraId="781317A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14:paraId="138FD654" w14:textId="77777777" w:rsidTr="008C1864">
        <w:trPr>
          <w:cantSplit/>
        </w:trPr>
        <w:tc>
          <w:tcPr>
            <w:tcW w:w="742" w:type="dxa"/>
            <w:vMerge/>
            <w:tcBorders>
              <w:top w:val="single" w:sz="8" w:space="0" w:color="152935"/>
              <w:left w:val="nil"/>
              <w:bottom w:val="single" w:sz="8" w:space="0" w:color="152935"/>
              <w:right w:val="nil"/>
            </w:tcBorders>
            <w:shd w:val="clear" w:color="auto" w:fill="E0E0E0"/>
          </w:tcPr>
          <w:p w14:paraId="2B7D4D6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14:paraId="010F3D1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14:paraId="40A7589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14:paraId="6EFDC23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811845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30FB45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14:paraId="3C8604D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14:paraId="7C74453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14:paraId="613485A2" w14:textId="77777777" w:rsidTr="008C1864">
        <w:trPr>
          <w:cantSplit/>
        </w:trPr>
        <w:tc>
          <w:tcPr>
            <w:tcW w:w="742" w:type="dxa"/>
            <w:vMerge/>
            <w:tcBorders>
              <w:top w:val="single" w:sz="8" w:space="0" w:color="152935"/>
              <w:left w:val="nil"/>
              <w:bottom w:val="single" w:sz="8" w:space="0" w:color="152935"/>
              <w:right w:val="nil"/>
            </w:tcBorders>
            <w:shd w:val="clear" w:color="auto" w:fill="E0E0E0"/>
          </w:tcPr>
          <w:p w14:paraId="101E008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14:paraId="6A05F9E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14:paraId="024FFC3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14:paraId="518C7F4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5FBE62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BB9D78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14:paraId="238D98E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14:paraId="0A2FA75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14:paraId="30C0ADB8" w14:textId="77777777" w:rsidTr="008C1864">
        <w:trPr>
          <w:cantSplit/>
        </w:trPr>
        <w:tc>
          <w:tcPr>
            <w:tcW w:w="742" w:type="dxa"/>
            <w:vMerge/>
            <w:tcBorders>
              <w:top w:val="single" w:sz="8" w:space="0" w:color="152935"/>
              <w:left w:val="nil"/>
              <w:bottom w:val="single" w:sz="8" w:space="0" w:color="152935"/>
              <w:right w:val="nil"/>
            </w:tcBorders>
            <w:shd w:val="clear" w:color="auto" w:fill="E0E0E0"/>
          </w:tcPr>
          <w:p w14:paraId="36F7727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14:paraId="4DEE23A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14:paraId="43DBA0C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14:paraId="5BB2DE1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14:paraId="77FEC0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14:paraId="033ACE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14:paraId="022174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14:paraId="586EE12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79EC48F3" w14:textId="77777777" w:rsidTr="008C1864">
        <w:trPr>
          <w:cantSplit/>
        </w:trPr>
        <w:tc>
          <w:tcPr>
            <w:tcW w:w="742" w:type="dxa"/>
            <w:vMerge/>
            <w:tcBorders>
              <w:top w:val="single" w:sz="8" w:space="0" w:color="152935"/>
              <w:left w:val="nil"/>
              <w:bottom w:val="single" w:sz="8" w:space="0" w:color="152935"/>
              <w:right w:val="nil"/>
            </w:tcBorders>
            <w:shd w:val="clear" w:color="auto" w:fill="E0E0E0"/>
          </w:tcPr>
          <w:p w14:paraId="6AD5372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14:paraId="10B1755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Covariances</w:t>
            </w:r>
          </w:p>
        </w:tc>
        <w:tc>
          <w:tcPr>
            <w:tcW w:w="1175" w:type="dxa"/>
            <w:tcBorders>
              <w:top w:val="single" w:sz="8" w:space="0" w:color="AEAEAE"/>
              <w:left w:val="nil"/>
              <w:bottom w:val="single" w:sz="8" w:space="0" w:color="AEAEAE"/>
              <w:right w:val="nil"/>
            </w:tcBorders>
            <w:shd w:val="clear" w:color="auto" w:fill="E0E0E0"/>
          </w:tcPr>
          <w:p w14:paraId="02EF377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14:paraId="2E3088A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6F865F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26D5F2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14:paraId="48E8E0A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14:paraId="28FFD71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14:paraId="186BFC9D" w14:textId="77777777" w:rsidTr="008C1864">
        <w:trPr>
          <w:cantSplit/>
        </w:trPr>
        <w:tc>
          <w:tcPr>
            <w:tcW w:w="742" w:type="dxa"/>
            <w:vMerge/>
            <w:tcBorders>
              <w:top w:val="single" w:sz="8" w:space="0" w:color="152935"/>
              <w:left w:val="nil"/>
              <w:bottom w:val="single" w:sz="8" w:space="0" w:color="152935"/>
              <w:right w:val="nil"/>
            </w:tcBorders>
            <w:shd w:val="clear" w:color="auto" w:fill="E0E0E0"/>
          </w:tcPr>
          <w:p w14:paraId="78B7952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14:paraId="35E2C5C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14:paraId="57CA227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14:paraId="0098C11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F33657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1C975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14:paraId="589D71A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14:paraId="2B1D26F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70A6FD28" w14:textId="77777777" w:rsidTr="008C1864">
        <w:trPr>
          <w:cantSplit/>
        </w:trPr>
        <w:tc>
          <w:tcPr>
            <w:tcW w:w="742" w:type="dxa"/>
            <w:vMerge/>
            <w:tcBorders>
              <w:top w:val="single" w:sz="8" w:space="0" w:color="152935"/>
              <w:left w:val="nil"/>
              <w:bottom w:val="single" w:sz="8" w:space="0" w:color="152935"/>
              <w:right w:val="nil"/>
            </w:tcBorders>
            <w:shd w:val="clear" w:color="auto" w:fill="E0E0E0"/>
          </w:tcPr>
          <w:p w14:paraId="01C6DFB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14:paraId="458035C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14:paraId="629D1BF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14:paraId="4047CF4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DE838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0DCBD4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14:paraId="5F563D2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14:paraId="0A761F9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2D99D830" w14:textId="77777777" w:rsidTr="008C1864">
        <w:trPr>
          <w:cantSplit/>
        </w:trPr>
        <w:tc>
          <w:tcPr>
            <w:tcW w:w="742" w:type="dxa"/>
            <w:vMerge/>
            <w:tcBorders>
              <w:top w:val="single" w:sz="8" w:space="0" w:color="152935"/>
              <w:left w:val="nil"/>
              <w:bottom w:val="single" w:sz="8" w:space="0" w:color="152935"/>
              <w:right w:val="nil"/>
            </w:tcBorders>
            <w:shd w:val="clear" w:color="auto" w:fill="E0E0E0"/>
          </w:tcPr>
          <w:p w14:paraId="514AD9C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14:paraId="3F92411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14:paraId="68D83BB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14:paraId="4A76C67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9A7F8C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BFEC8D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14:paraId="086B0FC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14:paraId="0E49504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3194A62A" w14:textId="77777777" w:rsidTr="008C1864">
        <w:trPr>
          <w:cantSplit/>
        </w:trPr>
        <w:tc>
          <w:tcPr>
            <w:tcW w:w="742" w:type="dxa"/>
            <w:vMerge/>
            <w:tcBorders>
              <w:top w:val="single" w:sz="8" w:space="0" w:color="152935"/>
              <w:left w:val="nil"/>
              <w:bottom w:val="single" w:sz="8" w:space="0" w:color="152935"/>
              <w:right w:val="nil"/>
            </w:tcBorders>
            <w:shd w:val="clear" w:color="auto" w:fill="E0E0E0"/>
          </w:tcPr>
          <w:p w14:paraId="020770D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14:paraId="7280EC4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14:paraId="56F5498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14:paraId="1B12491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14:paraId="278B903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14:paraId="3027533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14:paraId="6FAF126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14:paraId="2A62F66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14:paraId="2EB768A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14:paraId="7042E1B3" w14:textId="77777777" w:rsidTr="00F748B7">
        <w:trPr>
          <w:cantSplit/>
        </w:trPr>
        <w:tc>
          <w:tcPr>
            <w:tcW w:w="8991" w:type="dxa"/>
            <w:tcBorders>
              <w:top w:val="nil"/>
              <w:left w:val="nil"/>
              <w:bottom w:val="nil"/>
              <w:right w:val="nil"/>
            </w:tcBorders>
            <w:shd w:val="clear" w:color="auto" w:fill="FFFFFF"/>
          </w:tcPr>
          <w:p w14:paraId="4D37C9B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CRECEIVEln</w:t>
            </w:r>
          </w:p>
        </w:tc>
      </w:tr>
    </w:tbl>
    <w:p w14:paraId="50D976E7"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14:paraId="1A326B07" w14:textId="77777777" w:rsidTr="00F748B7">
        <w:trPr>
          <w:cantSplit/>
        </w:trPr>
        <w:tc>
          <w:tcPr>
            <w:tcW w:w="9312" w:type="dxa"/>
            <w:gridSpan w:val="8"/>
            <w:tcBorders>
              <w:top w:val="nil"/>
              <w:left w:val="nil"/>
              <w:bottom w:val="nil"/>
              <w:right w:val="nil"/>
            </w:tcBorders>
            <w:shd w:val="clear" w:color="auto" w:fill="FFFFFF"/>
            <w:vAlign w:val="center"/>
          </w:tcPr>
          <w:p w14:paraId="41B364E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Collinearity Diagnostics</w:t>
            </w:r>
            <w:r w:rsidRPr="00362B6F">
              <w:rPr>
                <w:rFonts w:ascii="Arial" w:eastAsiaTheme="minorEastAsia" w:hAnsi="Arial" w:cs="Arial"/>
                <w:b/>
                <w:bCs/>
                <w:color w:val="010205"/>
                <w:vertAlign w:val="superscript"/>
              </w:rPr>
              <w:t>a</w:t>
            </w:r>
          </w:p>
        </w:tc>
      </w:tr>
      <w:tr w:rsidR="00362B6F" w:rsidRPr="00362B6F" w14:paraId="427B86C9" w14:textId="77777777" w:rsidTr="00F748B7">
        <w:trPr>
          <w:cantSplit/>
        </w:trPr>
        <w:tc>
          <w:tcPr>
            <w:tcW w:w="803" w:type="dxa"/>
            <w:vMerge w:val="restart"/>
            <w:tcBorders>
              <w:top w:val="nil"/>
              <w:left w:val="nil"/>
              <w:bottom w:val="nil"/>
              <w:right w:val="nil"/>
            </w:tcBorders>
            <w:shd w:val="clear" w:color="auto" w:fill="FFFFFF"/>
            <w:vAlign w:val="bottom"/>
          </w:tcPr>
          <w:p w14:paraId="1B40AA1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14:paraId="1ACAC15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14:paraId="6F68509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14:paraId="0FE99CB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14:paraId="102DA76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14:paraId="7A9EB632" w14:textId="77777777" w:rsidTr="00F748B7">
        <w:trPr>
          <w:cantSplit/>
        </w:trPr>
        <w:tc>
          <w:tcPr>
            <w:tcW w:w="803" w:type="dxa"/>
            <w:vMerge/>
            <w:tcBorders>
              <w:top w:val="nil"/>
              <w:left w:val="nil"/>
              <w:bottom w:val="nil"/>
              <w:right w:val="nil"/>
            </w:tcBorders>
            <w:shd w:val="clear" w:color="auto" w:fill="FFFFFF"/>
            <w:vAlign w:val="bottom"/>
          </w:tcPr>
          <w:p w14:paraId="17EEB69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14:paraId="3BDFBC7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14:paraId="114CD8A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14:paraId="4C20287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14:paraId="08BDB7C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14:paraId="7140E10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14:paraId="6105B42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14:paraId="32DD9B6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14:paraId="707BDA81" w14:textId="77777777" w:rsidTr="00F748B7">
        <w:trPr>
          <w:cantSplit/>
        </w:trPr>
        <w:tc>
          <w:tcPr>
            <w:tcW w:w="803" w:type="dxa"/>
            <w:vMerge w:val="restart"/>
            <w:tcBorders>
              <w:top w:val="single" w:sz="8" w:space="0" w:color="152935"/>
              <w:left w:val="nil"/>
              <w:bottom w:val="single" w:sz="8" w:space="0" w:color="152935"/>
              <w:right w:val="nil"/>
            </w:tcBorders>
            <w:shd w:val="clear" w:color="auto" w:fill="E0E0E0"/>
          </w:tcPr>
          <w:p w14:paraId="35C093D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14:paraId="37F3E2A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14:paraId="224A71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14:paraId="1CDE6C3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14:paraId="1BEA31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14:paraId="027CCC1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14:paraId="08AD5EB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14:paraId="7E17C20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729AC66E" w14:textId="77777777" w:rsidTr="00F748B7">
        <w:trPr>
          <w:cantSplit/>
        </w:trPr>
        <w:tc>
          <w:tcPr>
            <w:tcW w:w="803" w:type="dxa"/>
            <w:vMerge/>
            <w:tcBorders>
              <w:top w:val="single" w:sz="8" w:space="0" w:color="152935"/>
              <w:left w:val="nil"/>
              <w:bottom w:val="single" w:sz="8" w:space="0" w:color="152935"/>
              <w:right w:val="nil"/>
            </w:tcBorders>
            <w:shd w:val="clear" w:color="auto" w:fill="E0E0E0"/>
          </w:tcPr>
          <w:p w14:paraId="5A7A728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14:paraId="2688CC5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14:paraId="6914B00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59B2B9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387A37A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43B6B6B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538DA17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14:paraId="7B792C0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2C6799B8" w14:textId="77777777" w:rsidTr="00F748B7">
        <w:trPr>
          <w:cantSplit/>
        </w:trPr>
        <w:tc>
          <w:tcPr>
            <w:tcW w:w="803" w:type="dxa"/>
            <w:vMerge/>
            <w:tcBorders>
              <w:top w:val="single" w:sz="8" w:space="0" w:color="152935"/>
              <w:left w:val="nil"/>
              <w:bottom w:val="single" w:sz="8" w:space="0" w:color="152935"/>
              <w:right w:val="nil"/>
            </w:tcBorders>
            <w:shd w:val="clear" w:color="auto" w:fill="E0E0E0"/>
          </w:tcPr>
          <w:p w14:paraId="36BB6BA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14:paraId="4F1E1C6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14:paraId="51350F8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7BA1CC5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092A049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2BFE27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5039CC5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14:paraId="54611B7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41FF91CC" w14:textId="77777777" w:rsidTr="00F748B7">
        <w:trPr>
          <w:cantSplit/>
        </w:trPr>
        <w:tc>
          <w:tcPr>
            <w:tcW w:w="803" w:type="dxa"/>
            <w:vMerge/>
            <w:tcBorders>
              <w:top w:val="single" w:sz="8" w:space="0" w:color="152935"/>
              <w:left w:val="nil"/>
              <w:bottom w:val="single" w:sz="8" w:space="0" w:color="152935"/>
              <w:right w:val="nil"/>
            </w:tcBorders>
            <w:shd w:val="clear" w:color="auto" w:fill="E0E0E0"/>
          </w:tcPr>
          <w:p w14:paraId="1D80FA7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14:paraId="781674A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14:paraId="10865C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0DA1E8A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1766340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46E65A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0E39A3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14:paraId="544A508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1C2FEE00" w14:textId="77777777" w:rsidTr="00F748B7">
        <w:trPr>
          <w:cantSplit/>
        </w:trPr>
        <w:tc>
          <w:tcPr>
            <w:tcW w:w="803" w:type="dxa"/>
            <w:vMerge/>
            <w:tcBorders>
              <w:top w:val="single" w:sz="8" w:space="0" w:color="152935"/>
              <w:left w:val="nil"/>
              <w:bottom w:val="single" w:sz="8" w:space="0" w:color="152935"/>
              <w:right w:val="nil"/>
            </w:tcBorders>
            <w:shd w:val="clear" w:color="auto" w:fill="E0E0E0"/>
          </w:tcPr>
          <w:p w14:paraId="048921A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14:paraId="1BDC64F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14:paraId="711985F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14:paraId="7B35E7D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14:paraId="5E0D08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14:paraId="351AD33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14:paraId="6124D9C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14:paraId="5DC2FB4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288C2D66" w14:textId="77777777" w:rsidTr="00F748B7">
        <w:trPr>
          <w:cantSplit/>
        </w:trPr>
        <w:tc>
          <w:tcPr>
            <w:tcW w:w="803" w:type="dxa"/>
            <w:vMerge/>
            <w:tcBorders>
              <w:top w:val="single" w:sz="8" w:space="0" w:color="152935"/>
              <w:left w:val="nil"/>
              <w:bottom w:val="single" w:sz="8" w:space="0" w:color="152935"/>
              <w:right w:val="nil"/>
            </w:tcBorders>
            <w:shd w:val="clear" w:color="auto" w:fill="E0E0E0"/>
          </w:tcPr>
          <w:p w14:paraId="75CA49D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14:paraId="6C7FC71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14:paraId="7D06E09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14:paraId="0BE2726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14:paraId="094B647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14:paraId="2C58C4B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14:paraId="647EE0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14:paraId="727FB69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14:paraId="24B66F9C" w14:textId="77777777"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14:paraId="05E46714" w14:textId="77777777"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14:paraId="5B642DD1" w14:textId="77777777" w:rsidTr="00F748B7">
        <w:trPr>
          <w:cantSplit/>
        </w:trPr>
        <w:tc>
          <w:tcPr>
            <w:tcW w:w="9360" w:type="dxa"/>
            <w:gridSpan w:val="4"/>
            <w:tcBorders>
              <w:top w:val="nil"/>
              <w:left w:val="nil"/>
              <w:bottom w:val="nil"/>
              <w:right w:val="nil"/>
            </w:tcBorders>
            <w:shd w:val="clear" w:color="auto" w:fill="FFFFFF"/>
            <w:vAlign w:val="center"/>
          </w:tcPr>
          <w:p w14:paraId="26530E9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Collinearity Diagnostics</w:t>
            </w:r>
            <w:r w:rsidRPr="00362B6F">
              <w:rPr>
                <w:rFonts w:ascii="Arial" w:eastAsiaTheme="minorEastAsia" w:hAnsi="Arial" w:cs="Arial"/>
                <w:b/>
                <w:bCs/>
                <w:color w:val="010205"/>
                <w:vertAlign w:val="superscript"/>
              </w:rPr>
              <w:t>a</w:t>
            </w:r>
          </w:p>
        </w:tc>
      </w:tr>
      <w:tr w:rsidR="00362B6F" w:rsidRPr="00362B6F" w14:paraId="36993ACE" w14:textId="77777777" w:rsidTr="00F748B7">
        <w:trPr>
          <w:cantSplit/>
        </w:trPr>
        <w:tc>
          <w:tcPr>
            <w:tcW w:w="1789" w:type="dxa"/>
            <w:vMerge w:val="restart"/>
            <w:tcBorders>
              <w:top w:val="nil"/>
              <w:left w:val="nil"/>
              <w:bottom w:val="nil"/>
              <w:right w:val="nil"/>
            </w:tcBorders>
            <w:shd w:val="clear" w:color="auto" w:fill="FFFFFF"/>
            <w:vAlign w:val="bottom"/>
          </w:tcPr>
          <w:p w14:paraId="2D3E9F2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14:paraId="566BF75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14:paraId="06FD184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14:paraId="06419C88" w14:textId="77777777" w:rsidTr="00F748B7">
        <w:trPr>
          <w:cantSplit/>
        </w:trPr>
        <w:tc>
          <w:tcPr>
            <w:tcW w:w="1789" w:type="dxa"/>
            <w:vMerge/>
            <w:tcBorders>
              <w:top w:val="nil"/>
              <w:left w:val="nil"/>
              <w:bottom w:val="nil"/>
              <w:right w:val="nil"/>
            </w:tcBorders>
            <w:shd w:val="clear" w:color="auto" w:fill="FFFFFF"/>
            <w:vAlign w:val="bottom"/>
          </w:tcPr>
          <w:p w14:paraId="2F71B09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14:paraId="3790CD8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14:paraId="492975C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14:paraId="5697526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14:paraId="666A0DB4" w14:textId="77777777" w:rsidTr="00F748B7">
        <w:trPr>
          <w:cantSplit/>
        </w:trPr>
        <w:tc>
          <w:tcPr>
            <w:tcW w:w="1789" w:type="dxa"/>
            <w:vMerge w:val="restart"/>
            <w:tcBorders>
              <w:top w:val="single" w:sz="8" w:space="0" w:color="152935"/>
              <w:left w:val="nil"/>
              <w:bottom w:val="single" w:sz="8" w:space="0" w:color="152935"/>
              <w:right w:val="nil"/>
            </w:tcBorders>
            <w:shd w:val="clear" w:color="auto" w:fill="E0E0E0"/>
          </w:tcPr>
          <w:p w14:paraId="1E1EAFB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14:paraId="1A482D6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14:paraId="5E021F5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14:paraId="1279D19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14:paraId="5740CA28" w14:textId="77777777" w:rsidTr="00F748B7">
        <w:trPr>
          <w:cantSplit/>
        </w:trPr>
        <w:tc>
          <w:tcPr>
            <w:tcW w:w="1789" w:type="dxa"/>
            <w:vMerge/>
            <w:tcBorders>
              <w:top w:val="single" w:sz="8" w:space="0" w:color="152935"/>
              <w:left w:val="nil"/>
              <w:bottom w:val="single" w:sz="8" w:space="0" w:color="152935"/>
              <w:right w:val="nil"/>
            </w:tcBorders>
            <w:shd w:val="clear" w:color="auto" w:fill="E0E0E0"/>
          </w:tcPr>
          <w:p w14:paraId="0D9CA4A9"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14:paraId="4D659AF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14:paraId="4DF60E8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14:paraId="739932D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14:paraId="4D220FD6" w14:textId="77777777" w:rsidTr="00F748B7">
        <w:trPr>
          <w:cantSplit/>
        </w:trPr>
        <w:tc>
          <w:tcPr>
            <w:tcW w:w="1789" w:type="dxa"/>
            <w:vMerge/>
            <w:tcBorders>
              <w:top w:val="single" w:sz="8" w:space="0" w:color="152935"/>
              <w:left w:val="nil"/>
              <w:bottom w:val="single" w:sz="8" w:space="0" w:color="152935"/>
              <w:right w:val="nil"/>
            </w:tcBorders>
            <w:shd w:val="clear" w:color="auto" w:fill="E0E0E0"/>
          </w:tcPr>
          <w:p w14:paraId="6B984F3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14:paraId="4D233C3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14:paraId="5BCA821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14:paraId="02ECAFD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14:paraId="6FA47779" w14:textId="77777777" w:rsidTr="00F748B7">
        <w:trPr>
          <w:cantSplit/>
        </w:trPr>
        <w:tc>
          <w:tcPr>
            <w:tcW w:w="1789" w:type="dxa"/>
            <w:vMerge/>
            <w:tcBorders>
              <w:top w:val="single" w:sz="8" w:space="0" w:color="152935"/>
              <w:left w:val="nil"/>
              <w:bottom w:val="single" w:sz="8" w:space="0" w:color="152935"/>
              <w:right w:val="nil"/>
            </w:tcBorders>
            <w:shd w:val="clear" w:color="auto" w:fill="E0E0E0"/>
          </w:tcPr>
          <w:p w14:paraId="2EC66AF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14:paraId="0D01AD7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14:paraId="1468891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14:paraId="09612A6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14:paraId="54FAB9F4" w14:textId="77777777" w:rsidTr="00F748B7">
        <w:trPr>
          <w:cantSplit/>
        </w:trPr>
        <w:tc>
          <w:tcPr>
            <w:tcW w:w="1789" w:type="dxa"/>
            <w:vMerge/>
            <w:tcBorders>
              <w:top w:val="single" w:sz="8" w:space="0" w:color="152935"/>
              <w:left w:val="nil"/>
              <w:bottom w:val="single" w:sz="8" w:space="0" w:color="152935"/>
              <w:right w:val="nil"/>
            </w:tcBorders>
            <w:shd w:val="clear" w:color="auto" w:fill="E0E0E0"/>
          </w:tcPr>
          <w:p w14:paraId="138856C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14:paraId="70766AB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14:paraId="09E88E1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14:paraId="39A0481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14:paraId="6E6F9130" w14:textId="77777777" w:rsidTr="00F748B7">
        <w:trPr>
          <w:cantSplit/>
        </w:trPr>
        <w:tc>
          <w:tcPr>
            <w:tcW w:w="1789" w:type="dxa"/>
            <w:vMerge/>
            <w:tcBorders>
              <w:top w:val="single" w:sz="8" w:space="0" w:color="152935"/>
              <w:left w:val="nil"/>
              <w:bottom w:val="single" w:sz="8" w:space="0" w:color="152935"/>
              <w:right w:val="nil"/>
            </w:tcBorders>
            <w:shd w:val="clear" w:color="auto" w:fill="E0E0E0"/>
          </w:tcPr>
          <w:p w14:paraId="31BC9B6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14:paraId="2BA3CA5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14:paraId="45963D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14:paraId="2FBC860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14:paraId="4921D0E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14:paraId="3ED1BDA6" w14:textId="77777777" w:rsidTr="00F748B7">
        <w:trPr>
          <w:cantSplit/>
        </w:trPr>
        <w:tc>
          <w:tcPr>
            <w:tcW w:w="9360" w:type="dxa"/>
            <w:tcBorders>
              <w:top w:val="nil"/>
              <w:left w:val="nil"/>
              <w:bottom w:val="nil"/>
              <w:right w:val="nil"/>
            </w:tcBorders>
            <w:shd w:val="clear" w:color="auto" w:fill="FFFFFF"/>
          </w:tcPr>
          <w:p w14:paraId="315902E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CRECEIVEln</w:t>
            </w:r>
          </w:p>
        </w:tc>
      </w:tr>
    </w:tbl>
    <w:p w14:paraId="0F655FB3"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F151A10" w14:textId="77777777"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14:paraId="3465A9FF" w14:textId="77777777" w:rsidTr="00F748B7">
        <w:trPr>
          <w:cantSplit/>
        </w:trPr>
        <w:tc>
          <w:tcPr>
            <w:tcW w:w="6899" w:type="dxa"/>
            <w:gridSpan w:val="5"/>
            <w:tcBorders>
              <w:top w:val="nil"/>
              <w:left w:val="nil"/>
              <w:bottom w:val="nil"/>
              <w:right w:val="nil"/>
            </w:tcBorders>
            <w:shd w:val="clear" w:color="auto" w:fill="FFFFFF"/>
            <w:vAlign w:val="center"/>
          </w:tcPr>
          <w:p w14:paraId="2795AEF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Casewise Diagnostics</w:t>
            </w:r>
            <w:r w:rsidRPr="00362B6F">
              <w:rPr>
                <w:rFonts w:ascii="Arial" w:eastAsiaTheme="minorEastAsia" w:hAnsi="Arial" w:cs="Arial"/>
                <w:b/>
                <w:bCs/>
                <w:color w:val="010205"/>
                <w:vertAlign w:val="superscript"/>
              </w:rPr>
              <w:t>a</w:t>
            </w:r>
          </w:p>
        </w:tc>
      </w:tr>
      <w:tr w:rsidR="00362B6F" w:rsidRPr="00362B6F" w14:paraId="4F5BB79D" w14:textId="77777777" w:rsidTr="00F748B7">
        <w:trPr>
          <w:cantSplit/>
        </w:trPr>
        <w:tc>
          <w:tcPr>
            <w:tcW w:w="1503" w:type="dxa"/>
            <w:tcBorders>
              <w:top w:val="nil"/>
              <w:left w:val="nil"/>
              <w:bottom w:val="single" w:sz="8" w:space="0" w:color="152935"/>
              <w:right w:val="nil"/>
            </w:tcBorders>
            <w:shd w:val="clear" w:color="auto" w:fill="FFFFFF"/>
            <w:vAlign w:val="bottom"/>
          </w:tcPr>
          <w:p w14:paraId="3B376FE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14:paraId="58CDE49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14:paraId="6DC63FC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CRECEIVEln</w:t>
            </w:r>
          </w:p>
        </w:tc>
        <w:tc>
          <w:tcPr>
            <w:tcW w:w="1489" w:type="dxa"/>
            <w:tcBorders>
              <w:top w:val="nil"/>
              <w:left w:val="single" w:sz="8" w:space="0" w:color="E0E0E0"/>
              <w:bottom w:val="single" w:sz="8" w:space="0" w:color="152935"/>
              <w:right w:val="single" w:sz="8" w:space="0" w:color="E0E0E0"/>
            </w:tcBorders>
            <w:shd w:val="clear" w:color="auto" w:fill="FFFFFF"/>
            <w:vAlign w:val="bottom"/>
          </w:tcPr>
          <w:p w14:paraId="6988A7F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14:paraId="3AA10C2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14:paraId="2C0CFE3E" w14:textId="77777777" w:rsidTr="00F748B7">
        <w:trPr>
          <w:cantSplit/>
        </w:trPr>
        <w:tc>
          <w:tcPr>
            <w:tcW w:w="1503" w:type="dxa"/>
            <w:tcBorders>
              <w:top w:val="single" w:sz="8" w:space="0" w:color="152935"/>
              <w:left w:val="nil"/>
              <w:bottom w:val="single" w:sz="8" w:space="0" w:color="AEAEAE"/>
              <w:right w:val="nil"/>
            </w:tcBorders>
            <w:shd w:val="clear" w:color="auto" w:fill="E0E0E0"/>
          </w:tcPr>
          <w:p w14:paraId="0C9FE98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14:paraId="6DCE1A8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14:paraId="16DBD7D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14:paraId="0AF48BF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14:paraId="62A9ED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14:paraId="4E5B23FE"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09826D7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14:paraId="6BAD1E2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6B6AAE6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76B1CFE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14:paraId="1E80CD9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14:paraId="3F97C879"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1980ABD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14:paraId="784CB4B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31BD9C0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5216D62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14:paraId="5122D0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14:paraId="24E39FEA"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3CF2AA2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14:paraId="4476EFC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21D9ECC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405C6FD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14:paraId="353A9E9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14:paraId="27E123CE"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4B7A944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14:paraId="3897FB9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399C348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389853B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14:paraId="46CFAB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14:paraId="3A6FE9F6"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03275DC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14:paraId="1845106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2C9418D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4889C88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14:paraId="68DE7D0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14:paraId="0353E777"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726F497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14:paraId="32628F4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0A1EAAD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558C1DF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14:paraId="7B6596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14:paraId="56A60AF1"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44E372C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14:paraId="64B839F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0A95274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17119C0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14:paraId="199A7C7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14:paraId="56C311A7"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3AFEA95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14:paraId="56B3A77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452BEB1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40E715B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14:paraId="7C39F6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14:paraId="7CA4A00C"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148923F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14:paraId="6C365F1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7CEB39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66FC0C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14:paraId="6E66E67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14:paraId="008A026A"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529CE25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14:paraId="67A533A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47BB38A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747A28B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14:paraId="0D79464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14:paraId="6EE09541"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498B503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14:paraId="0090E7D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521AAED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64B3685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14:paraId="51B6DA4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14:paraId="365B4770"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38CAD90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14:paraId="58F573B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5B64B22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411291D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14:paraId="0072275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14:paraId="1E9E2E99"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66D0549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14:paraId="61497C3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5B30457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65E6CCF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14:paraId="6252D40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14:paraId="603B683A"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356E73A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14:paraId="6958BA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0BFFFC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7695545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14:paraId="59D1C9E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14:paraId="13942CDF"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621A539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14:paraId="2705652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150663D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3130B3F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14:paraId="3475503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14:paraId="3C0DA5E2" w14:textId="77777777" w:rsidTr="00F748B7">
        <w:trPr>
          <w:cantSplit/>
        </w:trPr>
        <w:tc>
          <w:tcPr>
            <w:tcW w:w="1503" w:type="dxa"/>
            <w:tcBorders>
              <w:top w:val="single" w:sz="8" w:space="0" w:color="AEAEAE"/>
              <w:left w:val="nil"/>
              <w:bottom w:val="single" w:sz="8" w:space="0" w:color="AEAEAE"/>
              <w:right w:val="nil"/>
            </w:tcBorders>
            <w:shd w:val="clear" w:color="auto" w:fill="E0E0E0"/>
          </w:tcPr>
          <w:p w14:paraId="368A326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14:paraId="6EBBF5D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14:paraId="3BD295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14:paraId="18B058B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14:paraId="4048987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14:paraId="74144291" w14:textId="77777777" w:rsidTr="00F748B7">
        <w:trPr>
          <w:cantSplit/>
        </w:trPr>
        <w:tc>
          <w:tcPr>
            <w:tcW w:w="1503" w:type="dxa"/>
            <w:tcBorders>
              <w:top w:val="single" w:sz="8" w:space="0" w:color="AEAEAE"/>
              <w:left w:val="nil"/>
              <w:bottom w:val="single" w:sz="8" w:space="0" w:color="152935"/>
              <w:right w:val="nil"/>
            </w:tcBorders>
            <w:shd w:val="clear" w:color="auto" w:fill="E0E0E0"/>
          </w:tcPr>
          <w:p w14:paraId="72A19FB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14:paraId="3D79672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14:paraId="75763E9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14:paraId="544D273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14:paraId="2EE7221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14:paraId="484AAFE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14:paraId="2AC1419F" w14:textId="77777777" w:rsidTr="00F748B7">
        <w:trPr>
          <w:cantSplit/>
        </w:trPr>
        <w:tc>
          <w:tcPr>
            <w:tcW w:w="6896" w:type="dxa"/>
            <w:tcBorders>
              <w:top w:val="nil"/>
              <w:left w:val="nil"/>
              <w:bottom w:val="nil"/>
              <w:right w:val="nil"/>
            </w:tcBorders>
            <w:shd w:val="clear" w:color="auto" w:fill="FFFFFF"/>
          </w:tcPr>
          <w:p w14:paraId="744C360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CRECEIVEln</w:t>
            </w:r>
          </w:p>
        </w:tc>
      </w:tr>
    </w:tbl>
    <w:p w14:paraId="52FF4880"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14:paraId="158C3CDA" w14:textId="77777777" w:rsidTr="00F748B7">
        <w:trPr>
          <w:cantSplit/>
        </w:trPr>
        <w:tc>
          <w:tcPr>
            <w:tcW w:w="7725" w:type="dxa"/>
            <w:gridSpan w:val="6"/>
            <w:tcBorders>
              <w:top w:val="nil"/>
              <w:left w:val="nil"/>
              <w:bottom w:val="nil"/>
              <w:right w:val="nil"/>
            </w:tcBorders>
            <w:shd w:val="clear" w:color="auto" w:fill="FFFFFF"/>
            <w:vAlign w:val="center"/>
          </w:tcPr>
          <w:p w14:paraId="268D4B3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Residuals Statistics</w:t>
            </w:r>
            <w:r w:rsidRPr="00362B6F">
              <w:rPr>
                <w:rFonts w:ascii="Arial" w:eastAsiaTheme="minorEastAsia" w:hAnsi="Arial" w:cs="Arial"/>
                <w:b/>
                <w:bCs/>
                <w:color w:val="010205"/>
                <w:vertAlign w:val="superscript"/>
              </w:rPr>
              <w:t>a</w:t>
            </w:r>
          </w:p>
        </w:tc>
      </w:tr>
      <w:tr w:rsidR="00362B6F" w:rsidRPr="00362B6F" w14:paraId="55BD74F7" w14:textId="77777777" w:rsidTr="00F748B7">
        <w:trPr>
          <w:cantSplit/>
        </w:trPr>
        <w:tc>
          <w:tcPr>
            <w:tcW w:w="1999" w:type="dxa"/>
            <w:tcBorders>
              <w:top w:val="nil"/>
              <w:left w:val="nil"/>
              <w:bottom w:val="single" w:sz="8" w:space="0" w:color="152935"/>
              <w:right w:val="nil"/>
            </w:tcBorders>
            <w:shd w:val="clear" w:color="auto" w:fill="FFFFFF"/>
            <w:vAlign w:val="bottom"/>
          </w:tcPr>
          <w:p w14:paraId="40073AEE"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14:paraId="706C9E1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14:paraId="11F9CC3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371B6D1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14:paraId="3235A7E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14:paraId="4F7850B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14:paraId="0726D5D6" w14:textId="77777777" w:rsidTr="00F748B7">
        <w:trPr>
          <w:cantSplit/>
        </w:trPr>
        <w:tc>
          <w:tcPr>
            <w:tcW w:w="1999" w:type="dxa"/>
            <w:tcBorders>
              <w:top w:val="single" w:sz="8" w:space="0" w:color="152935"/>
              <w:left w:val="nil"/>
              <w:bottom w:val="single" w:sz="8" w:space="0" w:color="AEAEAE"/>
              <w:right w:val="nil"/>
            </w:tcBorders>
            <w:shd w:val="clear" w:color="auto" w:fill="E0E0E0"/>
          </w:tcPr>
          <w:p w14:paraId="603D049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14:paraId="1FE50A8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14:paraId="30D21E2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07DADB9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14:paraId="7225FBA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14:paraId="3634156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357B506D" w14:textId="77777777" w:rsidTr="00F748B7">
        <w:trPr>
          <w:cantSplit/>
        </w:trPr>
        <w:tc>
          <w:tcPr>
            <w:tcW w:w="1999" w:type="dxa"/>
            <w:tcBorders>
              <w:top w:val="single" w:sz="8" w:space="0" w:color="AEAEAE"/>
              <w:left w:val="nil"/>
              <w:bottom w:val="single" w:sz="8" w:space="0" w:color="AEAEAE"/>
              <w:right w:val="nil"/>
            </w:tcBorders>
            <w:shd w:val="clear" w:color="auto" w:fill="E0E0E0"/>
          </w:tcPr>
          <w:p w14:paraId="77E6210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14:paraId="528EAC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14:paraId="468D5C7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3820FC9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648667D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14:paraId="134ABE8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550C42FD" w14:textId="77777777" w:rsidTr="00F748B7">
        <w:trPr>
          <w:cantSplit/>
        </w:trPr>
        <w:tc>
          <w:tcPr>
            <w:tcW w:w="1999" w:type="dxa"/>
            <w:tcBorders>
              <w:top w:val="single" w:sz="8" w:space="0" w:color="AEAEAE"/>
              <w:left w:val="nil"/>
              <w:bottom w:val="single" w:sz="8" w:space="0" w:color="AEAEAE"/>
              <w:right w:val="nil"/>
            </w:tcBorders>
            <w:shd w:val="clear" w:color="auto" w:fill="E0E0E0"/>
          </w:tcPr>
          <w:p w14:paraId="56C93F3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14:paraId="018ADDC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14:paraId="4769CE2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4116082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0544AE7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14:paraId="36E6F33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535909EB" w14:textId="77777777" w:rsidTr="00F748B7">
        <w:trPr>
          <w:cantSplit/>
        </w:trPr>
        <w:tc>
          <w:tcPr>
            <w:tcW w:w="1999" w:type="dxa"/>
            <w:tcBorders>
              <w:top w:val="single" w:sz="8" w:space="0" w:color="AEAEAE"/>
              <w:left w:val="nil"/>
              <w:bottom w:val="single" w:sz="8" w:space="0" w:color="152935"/>
              <w:right w:val="nil"/>
            </w:tcBorders>
            <w:shd w:val="clear" w:color="auto" w:fill="E0E0E0"/>
          </w:tcPr>
          <w:p w14:paraId="5272D9D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14:paraId="1B1C2F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14:paraId="236765A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14:paraId="50B26C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14:paraId="67F4F3D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14:paraId="3B3AA1A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19DE4C5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14:paraId="4F0781B4" w14:textId="77777777" w:rsidTr="00F748B7">
        <w:trPr>
          <w:cantSplit/>
        </w:trPr>
        <w:tc>
          <w:tcPr>
            <w:tcW w:w="7723" w:type="dxa"/>
            <w:tcBorders>
              <w:top w:val="nil"/>
              <w:left w:val="nil"/>
              <w:bottom w:val="nil"/>
              <w:right w:val="nil"/>
            </w:tcBorders>
            <w:shd w:val="clear" w:color="auto" w:fill="FFFFFF"/>
          </w:tcPr>
          <w:p w14:paraId="0022B85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CRECEIVEln</w:t>
            </w:r>
          </w:p>
        </w:tc>
      </w:tr>
    </w:tbl>
    <w:p w14:paraId="6E07BFE3"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A596C77" w14:textId="77777777"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14:paraId="13A2D49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14:paraId="68C28A02"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7B025098" wp14:editId="22DAD626">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A3550D0"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3A69E61F"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0BAE13B3"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40563E41" wp14:editId="479F244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303664BD"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31C36EAB"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1795EF4"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lastRenderedPageBreak/>
        <w:drawing>
          <wp:inline distT="0" distB="0" distL="0" distR="0" wp14:anchorId="3F3F510B" wp14:editId="7B14F500">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183C7F66"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63F02DD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14:paraId="101B7D6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14:paraId="09A5B7C6"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14:paraId="3B0E7435" w14:textId="77777777" w:rsidTr="00F748B7">
        <w:trPr>
          <w:cantSplit/>
        </w:trPr>
        <w:tc>
          <w:tcPr>
            <w:tcW w:w="7295" w:type="dxa"/>
            <w:gridSpan w:val="3"/>
            <w:tcBorders>
              <w:top w:val="nil"/>
              <w:left w:val="nil"/>
              <w:bottom w:val="nil"/>
              <w:right w:val="nil"/>
            </w:tcBorders>
            <w:shd w:val="clear" w:color="auto" w:fill="FFFFFF"/>
            <w:vAlign w:val="center"/>
          </w:tcPr>
          <w:p w14:paraId="3587EFF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14:paraId="330FBFE0" w14:textId="77777777" w:rsidTr="00F748B7">
        <w:trPr>
          <w:cantSplit/>
        </w:trPr>
        <w:tc>
          <w:tcPr>
            <w:tcW w:w="4786" w:type="dxa"/>
            <w:gridSpan w:val="2"/>
            <w:tcBorders>
              <w:top w:val="nil"/>
              <w:left w:val="nil"/>
              <w:bottom w:val="single" w:sz="8" w:space="0" w:color="AEAEAE"/>
              <w:right w:val="nil"/>
            </w:tcBorders>
            <w:shd w:val="clear" w:color="auto" w:fill="E0E0E0"/>
          </w:tcPr>
          <w:p w14:paraId="348CF10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14:paraId="1E07FA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14:paraId="781DB9DD"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7E40CC5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14:paraId="16EC08E3"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1FE0EF20"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2770457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14:paraId="19262C4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14:paraId="687D097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14:paraId="2EF74931"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134270C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6EC2C3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14:paraId="5D69629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14:paraId="1603E3D4"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5FBFA19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55A6C79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14:paraId="7A43CC5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14:paraId="131E45AC"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2E47FFF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B33E9F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14:paraId="31A49CC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47374FD3"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0B639BB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075AB41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14:paraId="3DBAED8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14:paraId="0FB3CC5D"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2FFE2E3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453ECDC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14:paraId="15699CD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14:paraId="346FB1B7" w14:textId="77777777" w:rsidTr="00F748B7">
        <w:trPr>
          <w:cantSplit/>
        </w:trPr>
        <w:tc>
          <w:tcPr>
            <w:tcW w:w="2308" w:type="dxa"/>
            <w:vMerge w:val="restart"/>
            <w:tcBorders>
              <w:top w:val="single" w:sz="8" w:space="0" w:color="AEAEAE"/>
              <w:left w:val="nil"/>
              <w:bottom w:val="single" w:sz="8" w:space="0" w:color="AEAEAE"/>
              <w:right w:val="nil"/>
            </w:tcBorders>
            <w:shd w:val="clear" w:color="auto" w:fill="E0E0E0"/>
          </w:tcPr>
          <w:p w14:paraId="7FB3CBD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14:paraId="2FA0294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14:paraId="2E5CAD4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14:paraId="7B4A8BCB" w14:textId="77777777" w:rsidTr="00F748B7">
        <w:trPr>
          <w:cantSplit/>
        </w:trPr>
        <w:tc>
          <w:tcPr>
            <w:tcW w:w="2308" w:type="dxa"/>
            <w:vMerge/>
            <w:tcBorders>
              <w:top w:val="single" w:sz="8" w:space="0" w:color="AEAEAE"/>
              <w:left w:val="nil"/>
              <w:bottom w:val="single" w:sz="8" w:space="0" w:color="AEAEAE"/>
              <w:right w:val="nil"/>
            </w:tcBorders>
            <w:shd w:val="clear" w:color="auto" w:fill="E0E0E0"/>
          </w:tcPr>
          <w:p w14:paraId="3C01932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2377C2B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14:paraId="4475EE7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14:paraId="3CD842BC" w14:textId="77777777" w:rsidTr="00F748B7">
        <w:trPr>
          <w:cantSplit/>
        </w:trPr>
        <w:tc>
          <w:tcPr>
            <w:tcW w:w="4786" w:type="dxa"/>
            <w:gridSpan w:val="2"/>
            <w:tcBorders>
              <w:top w:val="single" w:sz="8" w:space="0" w:color="AEAEAE"/>
              <w:left w:val="nil"/>
              <w:bottom w:val="single" w:sz="8" w:space="0" w:color="AEAEAE"/>
              <w:right w:val="nil"/>
            </w:tcBorders>
            <w:shd w:val="clear" w:color="auto" w:fill="E0E0E0"/>
          </w:tcPr>
          <w:p w14:paraId="75E1E3E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14:paraId="75F10A2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14:paraId="3B206AE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14:paraId="65B1811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14:paraId="65B3695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14:paraId="2EDDEC3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14:paraId="12BC45F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14:paraId="5BD3CBF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14:paraId="6745DE3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14:paraId="7E6B938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14:paraId="0007022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14:paraId="27E9511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PLOT(ZRESID) OUTLIERS(3).</w:t>
            </w:r>
          </w:p>
        </w:tc>
      </w:tr>
      <w:tr w:rsidR="00362B6F" w:rsidRPr="00362B6F" w14:paraId="57F5910A" w14:textId="77777777" w:rsidTr="00F748B7">
        <w:trPr>
          <w:cantSplit/>
        </w:trPr>
        <w:tc>
          <w:tcPr>
            <w:tcW w:w="2308" w:type="dxa"/>
            <w:vMerge w:val="restart"/>
            <w:tcBorders>
              <w:top w:val="single" w:sz="8" w:space="0" w:color="AEAEAE"/>
              <w:left w:val="nil"/>
              <w:bottom w:val="single" w:sz="8" w:space="0" w:color="152935"/>
              <w:right w:val="nil"/>
            </w:tcBorders>
            <w:shd w:val="clear" w:color="auto" w:fill="E0E0E0"/>
          </w:tcPr>
          <w:p w14:paraId="4F84FEF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14:paraId="3C35127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14:paraId="5B11E11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14:paraId="66694582"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02CA0A5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BFC9AE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14:paraId="44CF793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14:paraId="3C16527C"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6F9C7DF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6199629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14:paraId="5468306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14:paraId="57B28940" w14:textId="77777777" w:rsidTr="00F748B7">
        <w:trPr>
          <w:cantSplit/>
        </w:trPr>
        <w:tc>
          <w:tcPr>
            <w:tcW w:w="2308" w:type="dxa"/>
            <w:vMerge/>
            <w:tcBorders>
              <w:top w:val="single" w:sz="8" w:space="0" w:color="AEAEAE"/>
              <w:left w:val="nil"/>
              <w:bottom w:val="single" w:sz="8" w:space="0" w:color="152935"/>
              <w:right w:val="nil"/>
            </w:tcBorders>
            <w:shd w:val="clear" w:color="auto" w:fill="E0E0E0"/>
          </w:tcPr>
          <w:p w14:paraId="3F67422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14:paraId="77629E1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14:paraId="1D58188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14:paraId="774846A5"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14:paraId="4E6869D8" w14:textId="77777777" w:rsidTr="00F748B7">
        <w:trPr>
          <w:cantSplit/>
        </w:trPr>
        <w:tc>
          <w:tcPr>
            <w:tcW w:w="4742" w:type="dxa"/>
            <w:gridSpan w:val="4"/>
            <w:tcBorders>
              <w:top w:val="nil"/>
              <w:left w:val="nil"/>
              <w:bottom w:val="nil"/>
              <w:right w:val="nil"/>
            </w:tcBorders>
            <w:shd w:val="clear" w:color="auto" w:fill="FFFFFF"/>
            <w:vAlign w:val="center"/>
          </w:tcPr>
          <w:p w14:paraId="2ACB257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14:paraId="3AFC4148" w14:textId="77777777" w:rsidTr="00F748B7">
        <w:trPr>
          <w:cantSplit/>
        </w:trPr>
        <w:tc>
          <w:tcPr>
            <w:tcW w:w="1186" w:type="dxa"/>
            <w:tcBorders>
              <w:top w:val="nil"/>
              <w:left w:val="nil"/>
              <w:bottom w:val="single" w:sz="8" w:space="0" w:color="152935"/>
              <w:right w:val="nil"/>
            </w:tcBorders>
            <w:shd w:val="clear" w:color="auto" w:fill="FFFFFF"/>
            <w:vAlign w:val="bottom"/>
          </w:tcPr>
          <w:p w14:paraId="16B15EB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14:paraId="2D8C0EE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14:paraId="7124FED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14:paraId="3350B9F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14:paraId="06C485F4" w14:textId="77777777" w:rsidTr="00F748B7">
        <w:trPr>
          <w:cantSplit/>
        </w:trPr>
        <w:tc>
          <w:tcPr>
            <w:tcW w:w="1186" w:type="dxa"/>
            <w:tcBorders>
              <w:top w:val="single" w:sz="8" w:space="0" w:color="152935"/>
              <w:left w:val="nil"/>
              <w:bottom w:val="single" w:sz="8" w:space="0" w:color="AEAEAE"/>
              <w:right w:val="nil"/>
            </w:tcBorders>
            <w:shd w:val="clear" w:color="auto" w:fill="E0E0E0"/>
          </w:tcPr>
          <w:p w14:paraId="7A61323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14:paraId="7DD101C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14:paraId="563E5BB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14:paraId="3150E09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2D6A6C7B" w14:textId="77777777" w:rsidTr="00F748B7">
        <w:trPr>
          <w:cantSplit/>
        </w:trPr>
        <w:tc>
          <w:tcPr>
            <w:tcW w:w="1186" w:type="dxa"/>
            <w:tcBorders>
              <w:top w:val="single" w:sz="8" w:space="0" w:color="AEAEAE"/>
              <w:left w:val="nil"/>
              <w:bottom w:val="single" w:sz="8" w:space="0" w:color="AEAEAE"/>
              <w:right w:val="nil"/>
            </w:tcBorders>
            <w:shd w:val="clear" w:color="auto" w:fill="E0E0E0"/>
          </w:tcPr>
          <w:p w14:paraId="3C53A29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14:paraId="6F91DA4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14:paraId="49703BB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14:paraId="71B0F9C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61E27A0D" w14:textId="77777777" w:rsidTr="00F748B7">
        <w:trPr>
          <w:cantSplit/>
        </w:trPr>
        <w:tc>
          <w:tcPr>
            <w:tcW w:w="1186" w:type="dxa"/>
            <w:tcBorders>
              <w:top w:val="single" w:sz="8" w:space="0" w:color="AEAEAE"/>
              <w:left w:val="nil"/>
              <w:bottom w:val="single" w:sz="8" w:space="0" w:color="AEAEAE"/>
              <w:right w:val="nil"/>
            </w:tcBorders>
            <w:shd w:val="clear" w:color="auto" w:fill="E0E0E0"/>
          </w:tcPr>
          <w:p w14:paraId="66D07ED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14:paraId="679E642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14:paraId="4276186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14:paraId="4792B2C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779FE5F9" w14:textId="77777777" w:rsidTr="00F748B7">
        <w:trPr>
          <w:cantSplit/>
        </w:trPr>
        <w:tc>
          <w:tcPr>
            <w:tcW w:w="1186" w:type="dxa"/>
            <w:tcBorders>
              <w:top w:val="single" w:sz="8" w:space="0" w:color="AEAEAE"/>
              <w:left w:val="nil"/>
              <w:bottom w:val="single" w:sz="8" w:space="0" w:color="152935"/>
              <w:right w:val="nil"/>
            </w:tcBorders>
            <w:shd w:val="clear" w:color="auto" w:fill="E0E0E0"/>
          </w:tcPr>
          <w:p w14:paraId="4871302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14:paraId="3951CD9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14:paraId="1249103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14:paraId="1800F41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4C466B55"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449068AE"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14:paraId="4A95D95E" w14:textId="77777777" w:rsidTr="00F748B7">
        <w:trPr>
          <w:cantSplit/>
        </w:trPr>
        <w:tc>
          <w:tcPr>
            <w:tcW w:w="7599" w:type="dxa"/>
            <w:gridSpan w:val="6"/>
            <w:tcBorders>
              <w:top w:val="nil"/>
              <w:left w:val="nil"/>
              <w:bottom w:val="nil"/>
              <w:right w:val="nil"/>
            </w:tcBorders>
            <w:shd w:val="clear" w:color="auto" w:fill="FFFFFF"/>
            <w:vAlign w:val="center"/>
          </w:tcPr>
          <w:p w14:paraId="730CBC0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14:paraId="650ABFA2" w14:textId="77777777" w:rsidTr="00F748B7">
        <w:trPr>
          <w:cantSplit/>
        </w:trPr>
        <w:tc>
          <w:tcPr>
            <w:tcW w:w="3188" w:type="dxa"/>
            <w:gridSpan w:val="2"/>
            <w:tcBorders>
              <w:top w:val="nil"/>
              <w:left w:val="nil"/>
              <w:bottom w:val="single" w:sz="8" w:space="0" w:color="152935"/>
              <w:right w:val="nil"/>
            </w:tcBorders>
            <w:shd w:val="clear" w:color="auto" w:fill="FFFFFF"/>
            <w:vAlign w:val="bottom"/>
          </w:tcPr>
          <w:p w14:paraId="71C0C4F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14:paraId="0B51EF9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14:paraId="616100A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61637C4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14:paraId="40A3C00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14:paraId="1FCAB489" w14:textId="77777777" w:rsidTr="00F748B7">
        <w:trPr>
          <w:cantSplit/>
        </w:trPr>
        <w:tc>
          <w:tcPr>
            <w:tcW w:w="2012" w:type="dxa"/>
            <w:vMerge w:val="restart"/>
            <w:tcBorders>
              <w:top w:val="single" w:sz="8" w:space="0" w:color="152935"/>
              <w:left w:val="nil"/>
              <w:bottom w:val="nil"/>
              <w:right w:val="nil"/>
            </w:tcBorders>
            <w:shd w:val="clear" w:color="auto" w:fill="E0E0E0"/>
          </w:tcPr>
          <w:p w14:paraId="686683B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14:paraId="3FD6EEF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14:paraId="339A9FD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14:paraId="4DF3160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01A2093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14:paraId="4047DBD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14:paraId="63C25210" w14:textId="77777777" w:rsidTr="00F748B7">
        <w:trPr>
          <w:cantSplit/>
        </w:trPr>
        <w:tc>
          <w:tcPr>
            <w:tcW w:w="2012" w:type="dxa"/>
            <w:vMerge/>
            <w:tcBorders>
              <w:top w:val="single" w:sz="8" w:space="0" w:color="152935"/>
              <w:left w:val="nil"/>
              <w:bottom w:val="nil"/>
              <w:right w:val="nil"/>
            </w:tcBorders>
            <w:shd w:val="clear" w:color="auto" w:fill="E0E0E0"/>
          </w:tcPr>
          <w:p w14:paraId="3E7CA56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4EE1BAF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14:paraId="44CE036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2E64407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5709A6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14:paraId="284114A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14:paraId="38A54514" w14:textId="77777777" w:rsidTr="00F748B7">
        <w:trPr>
          <w:cantSplit/>
        </w:trPr>
        <w:tc>
          <w:tcPr>
            <w:tcW w:w="2012" w:type="dxa"/>
            <w:vMerge/>
            <w:tcBorders>
              <w:top w:val="single" w:sz="8" w:space="0" w:color="152935"/>
              <w:left w:val="nil"/>
              <w:bottom w:val="nil"/>
              <w:right w:val="nil"/>
            </w:tcBorders>
            <w:shd w:val="clear" w:color="auto" w:fill="E0E0E0"/>
          </w:tcPr>
          <w:p w14:paraId="30D3124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2C70AE7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14:paraId="79E1FD6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6DC3EB2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1022208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14:paraId="084776C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14:paraId="56D65356" w14:textId="77777777" w:rsidTr="00F748B7">
        <w:trPr>
          <w:cantSplit/>
        </w:trPr>
        <w:tc>
          <w:tcPr>
            <w:tcW w:w="2012" w:type="dxa"/>
            <w:vMerge/>
            <w:tcBorders>
              <w:top w:val="single" w:sz="8" w:space="0" w:color="152935"/>
              <w:left w:val="nil"/>
              <w:bottom w:val="nil"/>
              <w:right w:val="nil"/>
            </w:tcBorders>
            <w:shd w:val="clear" w:color="auto" w:fill="E0E0E0"/>
          </w:tcPr>
          <w:p w14:paraId="3757E95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14:paraId="42A020C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14:paraId="1416282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14:paraId="310FC41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14:paraId="44E2E20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14:paraId="4F06E6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0C6C9959" w14:textId="77777777" w:rsidTr="00F748B7">
        <w:trPr>
          <w:cantSplit/>
        </w:trPr>
        <w:tc>
          <w:tcPr>
            <w:tcW w:w="2012" w:type="dxa"/>
            <w:vMerge w:val="restart"/>
            <w:tcBorders>
              <w:top w:val="single" w:sz="8" w:space="0" w:color="AEAEAE"/>
              <w:left w:val="nil"/>
              <w:bottom w:val="nil"/>
              <w:right w:val="nil"/>
            </w:tcBorders>
            <w:shd w:val="clear" w:color="auto" w:fill="E0E0E0"/>
          </w:tcPr>
          <w:p w14:paraId="7747F56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14:paraId="1E9DCD6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14:paraId="26DEAF2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47F356B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5D52B6F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14:paraId="4942380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1D67922B" w14:textId="77777777" w:rsidTr="00F748B7">
        <w:trPr>
          <w:cantSplit/>
        </w:trPr>
        <w:tc>
          <w:tcPr>
            <w:tcW w:w="2012" w:type="dxa"/>
            <w:vMerge/>
            <w:tcBorders>
              <w:top w:val="single" w:sz="8" w:space="0" w:color="AEAEAE"/>
              <w:left w:val="nil"/>
              <w:bottom w:val="nil"/>
              <w:right w:val="nil"/>
            </w:tcBorders>
            <w:shd w:val="clear" w:color="auto" w:fill="E0E0E0"/>
          </w:tcPr>
          <w:p w14:paraId="3D43AA4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67E8091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14:paraId="4BB159A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6DC9FC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78EEF62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14:paraId="0265FB5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14:paraId="35F8AEAF" w14:textId="77777777" w:rsidTr="00F748B7">
        <w:trPr>
          <w:cantSplit/>
        </w:trPr>
        <w:tc>
          <w:tcPr>
            <w:tcW w:w="2012" w:type="dxa"/>
            <w:vMerge/>
            <w:tcBorders>
              <w:top w:val="single" w:sz="8" w:space="0" w:color="AEAEAE"/>
              <w:left w:val="nil"/>
              <w:bottom w:val="nil"/>
              <w:right w:val="nil"/>
            </w:tcBorders>
            <w:shd w:val="clear" w:color="auto" w:fill="E0E0E0"/>
          </w:tcPr>
          <w:p w14:paraId="295F4E7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4853249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14:paraId="38AEC4F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23C7F07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48617EF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14:paraId="5F50B33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14:paraId="595E6EFD" w14:textId="77777777" w:rsidTr="00F748B7">
        <w:trPr>
          <w:cantSplit/>
        </w:trPr>
        <w:tc>
          <w:tcPr>
            <w:tcW w:w="2012" w:type="dxa"/>
            <w:vMerge/>
            <w:tcBorders>
              <w:top w:val="single" w:sz="8" w:space="0" w:color="AEAEAE"/>
              <w:left w:val="nil"/>
              <w:bottom w:val="nil"/>
              <w:right w:val="nil"/>
            </w:tcBorders>
            <w:shd w:val="clear" w:color="auto" w:fill="E0E0E0"/>
          </w:tcPr>
          <w:p w14:paraId="205237A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14:paraId="0D2DF7D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14:paraId="37896B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14:paraId="2DDB3A9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14:paraId="4E6481C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14:paraId="00D3D35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14:paraId="2AD865A4" w14:textId="77777777" w:rsidTr="00F748B7">
        <w:trPr>
          <w:cantSplit/>
        </w:trPr>
        <w:tc>
          <w:tcPr>
            <w:tcW w:w="2012" w:type="dxa"/>
            <w:vMerge w:val="restart"/>
            <w:tcBorders>
              <w:top w:val="single" w:sz="8" w:space="0" w:color="AEAEAE"/>
              <w:left w:val="nil"/>
              <w:bottom w:val="single" w:sz="8" w:space="0" w:color="152935"/>
              <w:right w:val="nil"/>
            </w:tcBorders>
            <w:shd w:val="clear" w:color="auto" w:fill="E0E0E0"/>
          </w:tcPr>
          <w:p w14:paraId="16D4D25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14:paraId="7D95AD7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14:paraId="722C9CF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348EE84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6971D45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14:paraId="4EEB102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6408FBD9" w14:textId="77777777" w:rsidTr="00F748B7">
        <w:trPr>
          <w:cantSplit/>
        </w:trPr>
        <w:tc>
          <w:tcPr>
            <w:tcW w:w="2012" w:type="dxa"/>
            <w:vMerge/>
            <w:tcBorders>
              <w:top w:val="single" w:sz="8" w:space="0" w:color="AEAEAE"/>
              <w:left w:val="nil"/>
              <w:bottom w:val="single" w:sz="8" w:space="0" w:color="152935"/>
              <w:right w:val="nil"/>
            </w:tcBorders>
            <w:shd w:val="clear" w:color="auto" w:fill="E0E0E0"/>
          </w:tcPr>
          <w:p w14:paraId="4AC00F8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451FBA4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14:paraId="6D3A1DA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6990135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5742C6B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14:paraId="37CD8F8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5B6CAE62" w14:textId="77777777" w:rsidTr="00F748B7">
        <w:trPr>
          <w:cantSplit/>
        </w:trPr>
        <w:tc>
          <w:tcPr>
            <w:tcW w:w="2012" w:type="dxa"/>
            <w:vMerge/>
            <w:tcBorders>
              <w:top w:val="single" w:sz="8" w:space="0" w:color="AEAEAE"/>
              <w:left w:val="nil"/>
              <w:bottom w:val="single" w:sz="8" w:space="0" w:color="152935"/>
              <w:right w:val="nil"/>
            </w:tcBorders>
            <w:shd w:val="clear" w:color="auto" w:fill="E0E0E0"/>
          </w:tcPr>
          <w:p w14:paraId="47B295B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2925635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14:paraId="1A60073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14:paraId="7101E5A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70D430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14:paraId="1759646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27E0DA7D" w14:textId="77777777" w:rsidTr="00F748B7">
        <w:trPr>
          <w:cantSplit/>
        </w:trPr>
        <w:tc>
          <w:tcPr>
            <w:tcW w:w="2012" w:type="dxa"/>
            <w:vMerge/>
            <w:tcBorders>
              <w:top w:val="single" w:sz="8" w:space="0" w:color="AEAEAE"/>
              <w:left w:val="nil"/>
              <w:bottom w:val="single" w:sz="8" w:space="0" w:color="152935"/>
              <w:right w:val="nil"/>
            </w:tcBorders>
            <w:shd w:val="clear" w:color="auto" w:fill="E0E0E0"/>
          </w:tcPr>
          <w:p w14:paraId="736ADAF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14:paraId="655E144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14:paraId="653C178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14:paraId="4D601B1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14:paraId="7AFC3B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14:paraId="397A677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782AAA19"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14:paraId="1C4656BC" w14:textId="77777777" w:rsidTr="00F748B7">
        <w:trPr>
          <w:cantSplit/>
        </w:trPr>
        <w:tc>
          <w:tcPr>
            <w:tcW w:w="4846" w:type="dxa"/>
            <w:gridSpan w:val="4"/>
            <w:tcBorders>
              <w:top w:val="nil"/>
              <w:left w:val="nil"/>
              <w:bottom w:val="nil"/>
              <w:right w:val="nil"/>
            </w:tcBorders>
            <w:shd w:val="clear" w:color="auto" w:fill="FFFFFF"/>
            <w:vAlign w:val="center"/>
          </w:tcPr>
          <w:p w14:paraId="17CC863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Entered/Removed</w:t>
            </w:r>
            <w:r w:rsidRPr="00362B6F">
              <w:rPr>
                <w:rFonts w:ascii="Arial" w:eastAsiaTheme="minorEastAsia" w:hAnsi="Arial" w:cs="Arial"/>
                <w:b/>
                <w:bCs/>
                <w:color w:val="010205"/>
                <w:vertAlign w:val="superscript"/>
              </w:rPr>
              <w:t>a</w:t>
            </w:r>
          </w:p>
        </w:tc>
      </w:tr>
      <w:tr w:rsidR="00362B6F" w:rsidRPr="00362B6F" w14:paraId="0283C57B" w14:textId="77777777" w:rsidTr="00F748B7">
        <w:trPr>
          <w:cantSplit/>
        </w:trPr>
        <w:tc>
          <w:tcPr>
            <w:tcW w:w="810" w:type="dxa"/>
            <w:tcBorders>
              <w:top w:val="nil"/>
              <w:left w:val="nil"/>
              <w:bottom w:val="single" w:sz="8" w:space="0" w:color="152935"/>
              <w:right w:val="nil"/>
            </w:tcBorders>
            <w:shd w:val="clear" w:color="auto" w:fill="FFFFFF"/>
            <w:vAlign w:val="bottom"/>
          </w:tcPr>
          <w:p w14:paraId="517A20D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14:paraId="554AE14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14:paraId="34B210D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14:paraId="2E3D58C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14:paraId="27132A48" w14:textId="77777777" w:rsidTr="00F748B7">
        <w:trPr>
          <w:cantSplit/>
        </w:trPr>
        <w:tc>
          <w:tcPr>
            <w:tcW w:w="810" w:type="dxa"/>
            <w:tcBorders>
              <w:top w:val="single" w:sz="8" w:space="0" w:color="152935"/>
              <w:left w:val="nil"/>
              <w:bottom w:val="single" w:sz="8" w:space="0" w:color="152935"/>
              <w:right w:val="nil"/>
            </w:tcBorders>
            <w:shd w:val="clear" w:color="auto" w:fill="E0E0E0"/>
          </w:tcPr>
          <w:p w14:paraId="143BA47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14:paraId="4F2196E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ORIGINAL, GYEAR, GENERAL</w:t>
            </w:r>
            <w:r w:rsidRPr="00362B6F">
              <w:rPr>
                <w:rFonts w:ascii="Arial" w:eastAsiaTheme="minorEastAsia" w:hAnsi="Arial" w:cs="Arial"/>
                <w:color w:val="010205"/>
                <w:sz w:val="18"/>
                <w:szCs w:val="18"/>
                <w:vertAlign w:val="superscript"/>
              </w:rPr>
              <w:t>b</w:t>
            </w:r>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14:paraId="56A7817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14:paraId="731FD3F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14:paraId="2549E2B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14:paraId="4BCE31E6" w14:textId="77777777" w:rsidTr="00F748B7">
        <w:trPr>
          <w:cantSplit/>
        </w:trPr>
        <w:tc>
          <w:tcPr>
            <w:tcW w:w="4846" w:type="dxa"/>
            <w:tcBorders>
              <w:top w:val="nil"/>
              <w:left w:val="nil"/>
              <w:bottom w:val="nil"/>
              <w:right w:val="nil"/>
            </w:tcBorders>
            <w:shd w:val="clear" w:color="auto" w:fill="FFFFFF"/>
          </w:tcPr>
          <w:p w14:paraId="1E8ABF0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14:paraId="50EDA8A5" w14:textId="77777777" w:rsidTr="00F748B7">
        <w:trPr>
          <w:cantSplit/>
        </w:trPr>
        <w:tc>
          <w:tcPr>
            <w:tcW w:w="4846" w:type="dxa"/>
            <w:tcBorders>
              <w:top w:val="nil"/>
              <w:left w:val="nil"/>
              <w:bottom w:val="nil"/>
              <w:right w:val="nil"/>
            </w:tcBorders>
            <w:shd w:val="clear" w:color="auto" w:fill="FFFFFF"/>
          </w:tcPr>
          <w:p w14:paraId="405D28A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14:paraId="486BA632"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14:paraId="26C803B6" w14:textId="77777777" w:rsidTr="00F748B7">
        <w:trPr>
          <w:cantSplit/>
        </w:trPr>
        <w:tc>
          <w:tcPr>
            <w:tcW w:w="9357" w:type="dxa"/>
            <w:gridSpan w:val="8"/>
            <w:tcBorders>
              <w:top w:val="nil"/>
              <w:left w:val="nil"/>
              <w:bottom w:val="nil"/>
              <w:right w:val="nil"/>
            </w:tcBorders>
            <w:shd w:val="clear" w:color="auto" w:fill="FFFFFF"/>
            <w:vAlign w:val="center"/>
          </w:tcPr>
          <w:p w14:paraId="64D3A75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Model Summary</w:t>
            </w:r>
            <w:r w:rsidRPr="00362B6F">
              <w:rPr>
                <w:rFonts w:ascii="Arial" w:eastAsiaTheme="minorEastAsia" w:hAnsi="Arial" w:cs="Arial"/>
                <w:b/>
                <w:bCs/>
                <w:color w:val="010205"/>
                <w:vertAlign w:val="superscript"/>
              </w:rPr>
              <w:t>b</w:t>
            </w:r>
          </w:p>
        </w:tc>
      </w:tr>
      <w:tr w:rsidR="00362B6F" w:rsidRPr="00362B6F" w14:paraId="77182B69" w14:textId="77777777" w:rsidTr="00F748B7">
        <w:trPr>
          <w:cantSplit/>
        </w:trPr>
        <w:tc>
          <w:tcPr>
            <w:tcW w:w="787" w:type="dxa"/>
            <w:vMerge w:val="restart"/>
            <w:tcBorders>
              <w:top w:val="nil"/>
              <w:left w:val="nil"/>
              <w:bottom w:val="nil"/>
              <w:right w:val="nil"/>
            </w:tcBorders>
            <w:shd w:val="clear" w:color="auto" w:fill="FFFFFF"/>
            <w:vAlign w:val="bottom"/>
          </w:tcPr>
          <w:p w14:paraId="624312B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14:paraId="4230E54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14:paraId="68D8612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14:paraId="5014143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14:paraId="2D59912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14:paraId="6021431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14:paraId="0A338C8B" w14:textId="77777777" w:rsidTr="00F748B7">
        <w:trPr>
          <w:cantSplit/>
        </w:trPr>
        <w:tc>
          <w:tcPr>
            <w:tcW w:w="787" w:type="dxa"/>
            <w:vMerge/>
            <w:tcBorders>
              <w:top w:val="nil"/>
              <w:left w:val="nil"/>
              <w:bottom w:val="nil"/>
              <w:right w:val="nil"/>
            </w:tcBorders>
            <w:shd w:val="clear" w:color="auto" w:fill="FFFFFF"/>
            <w:vAlign w:val="bottom"/>
          </w:tcPr>
          <w:p w14:paraId="75465BB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14:paraId="2739965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14:paraId="674A0C4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14:paraId="1EC5FD3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14:paraId="2C90501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14:paraId="375D812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14:paraId="192FDC1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14:paraId="5C1AC63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14:paraId="5F8267F4" w14:textId="77777777" w:rsidTr="00F748B7">
        <w:trPr>
          <w:cantSplit/>
        </w:trPr>
        <w:tc>
          <w:tcPr>
            <w:tcW w:w="787" w:type="dxa"/>
            <w:tcBorders>
              <w:top w:val="single" w:sz="8" w:space="0" w:color="152935"/>
              <w:left w:val="nil"/>
              <w:bottom w:val="single" w:sz="8" w:space="0" w:color="152935"/>
              <w:right w:val="nil"/>
            </w:tcBorders>
            <w:shd w:val="clear" w:color="auto" w:fill="E0E0E0"/>
          </w:tcPr>
          <w:p w14:paraId="76A3726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14:paraId="7769E02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14:paraId="33C9B5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14:paraId="5C3F0E8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14:paraId="7A1DC3F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14:paraId="62F3898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14:paraId="33F1210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14:paraId="448C90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14:paraId="28DAE24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14:paraId="500FB4C0" w14:textId="77777777" w:rsidTr="00F748B7">
        <w:trPr>
          <w:cantSplit/>
        </w:trPr>
        <w:tc>
          <w:tcPr>
            <w:tcW w:w="9359" w:type="dxa"/>
            <w:gridSpan w:val="4"/>
            <w:tcBorders>
              <w:top w:val="nil"/>
              <w:left w:val="nil"/>
              <w:bottom w:val="nil"/>
              <w:right w:val="nil"/>
            </w:tcBorders>
            <w:shd w:val="clear" w:color="auto" w:fill="FFFFFF"/>
            <w:vAlign w:val="center"/>
          </w:tcPr>
          <w:p w14:paraId="70282B3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Model Summary</w:t>
            </w:r>
            <w:r w:rsidRPr="00362B6F">
              <w:rPr>
                <w:rFonts w:ascii="Arial" w:eastAsiaTheme="minorEastAsia" w:hAnsi="Arial" w:cs="Arial"/>
                <w:b/>
                <w:bCs/>
                <w:color w:val="010205"/>
                <w:vertAlign w:val="superscript"/>
              </w:rPr>
              <w:t>b</w:t>
            </w:r>
          </w:p>
        </w:tc>
      </w:tr>
      <w:tr w:rsidR="00362B6F" w:rsidRPr="00362B6F" w14:paraId="15A29CE1" w14:textId="77777777" w:rsidTr="00F748B7">
        <w:trPr>
          <w:cantSplit/>
        </w:trPr>
        <w:tc>
          <w:tcPr>
            <w:tcW w:w="1565" w:type="dxa"/>
            <w:vMerge w:val="restart"/>
            <w:tcBorders>
              <w:top w:val="nil"/>
              <w:left w:val="nil"/>
              <w:bottom w:val="nil"/>
              <w:right w:val="nil"/>
            </w:tcBorders>
            <w:shd w:val="clear" w:color="auto" w:fill="FFFFFF"/>
            <w:vAlign w:val="bottom"/>
          </w:tcPr>
          <w:p w14:paraId="059611A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14:paraId="6930F13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14:paraId="345D0F56" w14:textId="77777777" w:rsidTr="00F748B7">
        <w:trPr>
          <w:cantSplit/>
        </w:trPr>
        <w:tc>
          <w:tcPr>
            <w:tcW w:w="1565" w:type="dxa"/>
            <w:vMerge/>
            <w:tcBorders>
              <w:top w:val="nil"/>
              <w:left w:val="nil"/>
              <w:bottom w:val="nil"/>
              <w:right w:val="nil"/>
            </w:tcBorders>
            <w:shd w:val="clear" w:color="auto" w:fill="FFFFFF"/>
            <w:vAlign w:val="bottom"/>
          </w:tcPr>
          <w:p w14:paraId="1A692BA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14:paraId="4FBD275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14:paraId="269B4E3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14:paraId="2F142F08"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14:paraId="3AC6341A" w14:textId="77777777" w:rsidTr="00F748B7">
        <w:trPr>
          <w:cantSplit/>
        </w:trPr>
        <w:tc>
          <w:tcPr>
            <w:tcW w:w="1565" w:type="dxa"/>
            <w:tcBorders>
              <w:top w:val="single" w:sz="8" w:space="0" w:color="152935"/>
              <w:left w:val="nil"/>
              <w:bottom w:val="single" w:sz="8" w:space="0" w:color="152935"/>
              <w:right w:val="nil"/>
            </w:tcBorders>
            <w:shd w:val="clear" w:color="auto" w:fill="E0E0E0"/>
          </w:tcPr>
          <w:p w14:paraId="7122306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14:paraId="47A6E6C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14:paraId="68F076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14:paraId="6BEE948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14:paraId="60C9908D"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14:paraId="41663D86" w14:textId="77777777" w:rsidTr="00F748B7">
        <w:trPr>
          <w:cantSplit/>
        </w:trPr>
        <w:tc>
          <w:tcPr>
            <w:tcW w:w="9359" w:type="dxa"/>
            <w:tcBorders>
              <w:top w:val="nil"/>
              <w:left w:val="nil"/>
              <w:bottom w:val="nil"/>
              <w:right w:val="nil"/>
            </w:tcBorders>
            <w:shd w:val="clear" w:color="auto" w:fill="FFFFFF"/>
          </w:tcPr>
          <w:p w14:paraId="2FBB598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14:paraId="3232AA0C" w14:textId="77777777" w:rsidTr="00F748B7">
        <w:trPr>
          <w:cantSplit/>
        </w:trPr>
        <w:tc>
          <w:tcPr>
            <w:tcW w:w="9359" w:type="dxa"/>
            <w:tcBorders>
              <w:top w:val="nil"/>
              <w:left w:val="nil"/>
              <w:bottom w:val="nil"/>
              <w:right w:val="nil"/>
            </w:tcBorders>
            <w:shd w:val="clear" w:color="auto" w:fill="FFFFFF"/>
          </w:tcPr>
          <w:p w14:paraId="0A53215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14:paraId="5CB264FA"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14:paraId="0C0F3A9F" w14:textId="77777777" w:rsidTr="00F748B7">
        <w:trPr>
          <w:cantSplit/>
        </w:trPr>
        <w:tc>
          <w:tcPr>
            <w:tcW w:w="8057" w:type="dxa"/>
            <w:gridSpan w:val="7"/>
            <w:tcBorders>
              <w:top w:val="nil"/>
              <w:left w:val="nil"/>
              <w:bottom w:val="nil"/>
              <w:right w:val="nil"/>
            </w:tcBorders>
            <w:shd w:val="clear" w:color="auto" w:fill="FFFFFF"/>
            <w:vAlign w:val="center"/>
          </w:tcPr>
          <w:p w14:paraId="42D8A3C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
        </w:tc>
      </w:tr>
      <w:tr w:rsidR="00362B6F" w:rsidRPr="00362B6F" w14:paraId="549F2522" w14:textId="77777777" w:rsidTr="00F748B7">
        <w:trPr>
          <w:cantSplit/>
        </w:trPr>
        <w:tc>
          <w:tcPr>
            <w:tcW w:w="2041" w:type="dxa"/>
            <w:gridSpan w:val="2"/>
            <w:tcBorders>
              <w:top w:val="nil"/>
              <w:left w:val="nil"/>
              <w:bottom w:val="single" w:sz="8" w:space="0" w:color="152935"/>
              <w:right w:val="nil"/>
            </w:tcBorders>
            <w:shd w:val="clear" w:color="auto" w:fill="FFFFFF"/>
            <w:vAlign w:val="bottom"/>
          </w:tcPr>
          <w:p w14:paraId="3F48A3E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14:paraId="60C3B87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4F88A33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w:t>
            </w:r>
          </w:p>
        </w:tc>
        <w:tc>
          <w:tcPr>
            <w:tcW w:w="1423" w:type="dxa"/>
            <w:tcBorders>
              <w:top w:val="nil"/>
              <w:left w:val="single" w:sz="8" w:space="0" w:color="E0E0E0"/>
              <w:bottom w:val="single" w:sz="8" w:space="0" w:color="152935"/>
              <w:right w:val="single" w:sz="8" w:space="0" w:color="E0E0E0"/>
            </w:tcBorders>
            <w:shd w:val="clear" w:color="auto" w:fill="FFFFFF"/>
            <w:vAlign w:val="bottom"/>
          </w:tcPr>
          <w:p w14:paraId="47EB5E9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2B986AE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14:paraId="1149BB3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14:paraId="1CD8CA58" w14:textId="77777777" w:rsidTr="00F748B7">
        <w:trPr>
          <w:cantSplit/>
        </w:trPr>
        <w:tc>
          <w:tcPr>
            <w:tcW w:w="742" w:type="dxa"/>
            <w:vMerge w:val="restart"/>
            <w:tcBorders>
              <w:top w:val="single" w:sz="8" w:space="0" w:color="152935"/>
              <w:left w:val="nil"/>
              <w:bottom w:val="single" w:sz="8" w:space="0" w:color="152935"/>
              <w:right w:val="nil"/>
            </w:tcBorders>
            <w:shd w:val="clear" w:color="auto" w:fill="E0E0E0"/>
          </w:tcPr>
          <w:p w14:paraId="78607D7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14:paraId="28BB131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14:paraId="2BD7CB0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10954A9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14:paraId="4A5BB51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3B3FD1B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14:paraId="1A5DD59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14:paraId="2C198B59"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43D7516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14:paraId="365BE36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14:paraId="7E2F6BE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C4AC74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14:paraId="5BCB79C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80CC8A7"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14:paraId="0D7A68F7"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36E89C7C"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6B0390F9"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14:paraId="02DD90C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14:paraId="0907E09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0E3EA59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4647CCD"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6E1489F7"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14:paraId="24FDC7D9"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14C813E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14:paraId="5193C846" w14:textId="77777777" w:rsidTr="00F748B7">
        <w:trPr>
          <w:cantSplit/>
        </w:trPr>
        <w:tc>
          <w:tcPr>
            <w:tcW w:w="8057" w:type="dxa"/>
            <w:tcBorders>
              <w:top w:val="nil"/>
              <w:left w:val="nil"/>
              <w:bottom w:val="nil"/>
              <w:right w:val="nil"/>
            </w:tcBorders>
            <w:shd w:val="clear" w:color="auto" w:fill="FFFFFF"/>
          </w:tcPr>
          <w:p w14:paraId="5AB0F42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14:paraId="47F559B5" w14:textId="77777777" w:rsidTr="00F748B7">
        <w:trPr>
          <w:cantSplit/>
        </w:trPr>
        <w:tc>
          <w:tcPr>
            <w:tcW w:w="8057" w:type="dxa"/>
            <w:tcBorders>
              <w:top w:val="nil"/>
              <w:left w:val="nil"/>
              <w:bottom w:val="nil"/>
              <w:right w:val="nil"/>
            </w:tcBorders>
            <w:shd w:val="clear" w:color="auto" w:fill="FFFFFF"/>
          </w:tcPr>
          <w:p w14:paraId="2D76F72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14:paraId="2A7F3EDC"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14:paraId="56749D2D" w14:textId="77777777" w:rsidTr="00F748B7">
        <w:trPr>
          <w:cantSplit/>
        </w:trPr>
        <w:tc>
          <w:tcPr>
            <w:tcW w:w="8180" w:type="dxa"/>
            <w:gridSpan w:val="7"/>
            <w:tcBorders>
              <w:top w:val="nil"/>
              <w:left w:val="nil"/>
              <w:bottom w:val="nil"/>
              <w:right w:val="nil"/>
            </w:tcBorders>
            <w:shd w:val="clear" w:color="auto" w:fill="FFFFFF"/>
            <w:vAlign w:val="center"/>
          </w:tcPr>
          <w:p w14:paraId="6E9B4A0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
        </w:tc>
      </w:tr>
      <w:tr w:rsidR="00362B6F" w:rsidRPr="00362B6F" w14:paraId="07BB9D46" w14:textId="77777777" w:rsidTr="00F748B7">
        <w:trPr>
          <w:cantSplit/>
        </w:trPr>
        <w:tc>
          <w:tcPr>
            <w:tcW w:w="1933" w:type="dxa"/>
            <w:gridSpan w:val="2"/>
            <w:vMerge w:val="restart"/>
            <w:tcBorders>
              <w:top w:val="nil"/>
              <w:left w:val="nil"/>
              <w:bottom w:val="nil"/>
              <w:right w:val="nil"/>
            </w:tcBorders>
            <w:shd w:val="clear" w:color="auto" w:fill="FFFFFF"/>
            <w:vAlign w:val="bottom"/>
          </w:tcPr>
          <w:p w14:paraId="52BEBA1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14:paraId="79F4D52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14:paraId="40A2DF4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14:paraId="435BE4E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14:paraId="376A654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14:paraId="7EF98FDF" w14:textId="77777777" w:rsidTr="00F748B7">
        <w:trPr>
          <w:cantSplit/>
        </w:trPr>
        <w:tc>
          <w:tcPr>
            <w:tcW w:w="1933" w:type="dxa"/>
            <w:gridSpan w:val="2"/>
            <w:vMerge/>
            <w:tcBorders>
              <w:top w:val="nil"/>
              <w:left w:val="nil"/>
              <w:bottom w:val="nil"/>
              <w:right w:val="nil"/>
            </w:tcBorders>
            <w:shd w:val="clear" w:color="auto" w:fill="FFFFFF"/>
            <w:vAlign w:val="bottom"/>
          </w:tcPr>
          <w:p w14:paraId="438D496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14:paraId="1E46502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14:paraId="0A7EEB6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14:paraId="4219771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14:paraId="65FB127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14:paraId="6C010A6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14:paraId="112BCD70" w14:textId="77777777" w:rsidTr="00F748B7">
        <w:trPr>
          <w:cantSplit/>
        </w:trPr>
        <w:tc>
          <w:tcPr>
            <w:tcW w:w="742" w:type="dxa"/>
            <w:vMerge w:val="restart"/>
            <w:tcBorders>
              <w:top w:val="single" w:sz="8" w:space="0" w:color="152935"/>
              <w:left w:val="nil"/>
              <w:bottom w:val="single" w:sz="8" w:space="0" w:color="152935"/>
              <w:right w:val="nil"/>
            </w:tcBorders>
            <w:shd w:val="clear" w:color="auto" w:fill="E0E0E0"/>
          </w:tcPr>
          <w:p w14:paraId="4711588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14:paraId="7F7DBF8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14:paraId="162A913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14:paraId="7A12A54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385C7A80"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4ED4605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14:paraId="448082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14:paraId="5830BE03"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5875078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14:paraId="1CAE5E3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14:paraId="6862641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21A5971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68A279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3C17CCF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14:paraId="781EFF3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14:paraId="6EA7758B"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60F6506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14:paraId="64768A8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14:paraId="32AD4F7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14:paraId="3DCE235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14:paraId="282F2A7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347CA08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14:paraId="2C26FC3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14:paraId="386BF36D" w14:textId="77777777" w:rsidTr="00F748B7">
        <w:trPr>
          <w:cantSplit/>
        </w:trPr>
        <w:tc>
          <w:tcPr>
            <w:tcW w:w="742" w:type="dxa"/>
            <w:vMerge/>
            <w:tcBorders>
              <w:top w:val="single" w:sz="8" w:space="0" w:color="152935"/>
              <w:left w:val="nil"/>
              <w:bottom w:val="single" w:sz="8" w:space="0" w:color="152935"/>
              <w:right w:val="nil"/>
            </w:tcBorders>
            <w:shd w:val="clear" w:color="auto" w:fill="E0E0E0"/>
          </w:tcPr>
          <w:p w14:paraId="295536F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14:paraId="452AFAC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14:paraId="1CE4461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14:paraId="7C62B6D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14:paraId="720DADB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11CF6F9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14:paraId="5DF91A1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14:paraId="2066601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14:paraId="1B50F765" w14:textId="77777777" w:rsidTr="00F748B7">
        <w:trPr>
          <w:cantSplit/>
        </w:trPr>
        <w:tc>
          <w:tcPr>
            <w:tcW w:w="9358" w:type="dxa"/>
            <w:gridSpan w:val="8"/>
            <w:tcBorders>
              <w:top w:val="nil"/>
              <w:left w:val="nil"/>
              <w:bottom w:val="nil"/>
              <w:right w:val="nil"/>
            </w:tcBorders>
            <w:shd w:val="clear" w:color="auto" w:fill="FFFFFF"/>
            <w:vAlign w:val="center"/>
          </w:tcPr>
          <w:p w14:paraId="1281DEE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
        </w:tc>
      </w:tr>
      <w:tr w:rsidR="00362B6F" w:rsidRPr="00362B6F" w14:paraId="68A52982" w14:textId="77777777" w:rsidTr="00F748B7">
        <w:trPr>
          <w:cantSplit/>
        </w:trPr>
        <w:tc>
          <w:tcPr>
            <w:tcW w:w="1949" w:type="dxa"/>
            <w:gridSpan w:val="2"/>
            <w:vMerge w:val="restart"/>
            <w:tcBorders>
              <w:top w:val="nil"/>
              <w:left w:val="nil"/>
              <w:bottom w:val="nil"/>
              <w:right w:val="nil"/>
            </w:tcBorders>
            <w:shd w:val="clear" w:color="auto" w:fill="FFFFFF"/>
            <w:vAlign w:val="bottom"/>
          </w:tcPr>
          <w:p w14:paraId="0C2FAF5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14:paraId="1C675C2D"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14:paraId="4447F89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14:paraId="1817EB2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14:paraId="51309CF1" w14:textId="77777777" w:rsidTr="00F748B7">
        <w:trPr>
          <w:cantSplit/>
        </w:trPr>
        <w:tc>
          <w:tcPr>
            <w:tcW w:w="1949" w:type="dxa"/>
            <w:gridSpan w:val="2"/>
            <w:vMerge/>
            <w:tcBorders>
              <w:top w:val="nil"/>
              <w:left w:val="nil"/>
              <w:bottom w:val="nil"/>
              <w:right w:val="nil"/>
            </w:tcBorders>
            <w:shd w:val="clear" w:color="auto" w:fill="FFFFFF"/>
            <w:vAlign w:val="bottom"/>
          </w:tcPr>
          <w:p w14:paraId="2336411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14:paraId="736CA3B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14:paraId="29D092F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14:paraId="41A21911"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02A8822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15952DD8"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14:paraId="170C62A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14:paraId="19417C5E" w14:textId="77777777" w:rsidTr="00F748B7">
        <w:trPr>
          <w:cantSplit/>
        </w:trPr>
        <w:tc>
          <w:tcPr>
            <w:tcW w:w="748" w:type="dxa"/>
            <w:vMerge w:val="restart"/>
            <w:tcBorders>
              <w:top w:val="single" w:sz="8" w:space="0" w:color="152935"/>
              <w:left w:val="nil"/>
              <w:bottom w:val="single" w:sz="8" w:space="0" w:color="152935"/>
              <w:right w:val="nil"/>
            </w:tcBorders>
            <w:shd w:val="clear" w:color="auto" w:fill="E0E0E0"/>
          </w:tcPr>
          <w:p w14:paraId="5101BD5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14:paraId="4AC8984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14:paraId="0C85C89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14:paraId="036BF2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5F4B0502"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5C0C1636"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56BCF274"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14:paraId="29AE2801"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1A891AE2"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004CD900"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14:paraId="1F2D86F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14:paraId="30A0049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14:paraId="05DC8F3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14:paraId="796FD91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2E867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38E7D2D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14:paraId="308FDFC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14:paraId="29749BEB"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18D9030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14:paraId="5856F75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14:paraId="1B5BBAD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14:paraId="291BBC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14:paraId="280AE2F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4B120A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A3F609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14:paraId="4C6A6A1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14:paraId="63475766" w14:textId="77777777" w:rsidTr="00F748B7">
        <w:trPr>
          <w:cantSplit/>
        </w:trPr>
        <w:tc>
          <w:tcPr>
            <w:tcW w:w="748" w:type="dxa"/>
            <w:vMerge/>
            <w:tcBorders>
              <w:top w:val="single" w:sz="8" w:space="0" w:color="152935"/>
              <w:left w:val="nil"/>
              <w:bottom w:val="single" w:sz="8" w:space="0" w:color="152935"/>
              <w:right w:val="nil"/>
            </w:tcBorders>
            <w:shd w:val="clear" w:color="auto" w:fill="E0E0E0"/>
          </w:tcPr>
          <w:p w14:paraId="798E5C9C"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14:paraId="6583CF7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14:paraId="0CBC1AA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14:paraId="275802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14:paraId="766B06D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02F2C3E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3651F4D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14:paraId="012AD55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14:paraId="42F0DA5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14:paraId="7A23B156" w14:textId="77777777" w:rsidTr="00F748B7">
        <w:trPr>
          <w:cantSplit/>
        </w:trPr>
        <w:tc>
          <w:tcPr>
            <w:tcW w:w="9360" w:type="dxa"/>
            <w:gridSpan w:val="3"/>
            <w:tcBorders>
              <w:top w:val="nil"/>
              <w:left w:val="nil"/>
              <w:bottom w:val="nil"/>
              <w:right w:val="nil"/>
            </w:tcBorders>
            <w:shd w:val="clear" w:color="auto" w:fill="FFFFFF"/>
            <w:vAlign w:val="center"/>
          </w:tcPr>
          <w:p w14:paraId="2CF6262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
        </w:tc>
      </w:tr>
      <w:tr w:rsidR="00362B6F" w:rsidRPr="00362B6F" w14:paraId="4644D5C8" w14:textId="77777777" w:rsidTr="00F748B7">
        <w:trPr>
          <w:cantSplit/>
        </w:trPr>
        <w:tc>
          <w:tcPr>
            <w:tcW w:w="6094" w:type="dxa"/>
            <w:gridSpan w:val="2"/>
            <w:vMerge w:val="restart"/>
            <w:tcBorders>
              <w:top w:val="nil"/>
              <w:left w:val="nil"/>
              <w:bottom w:val="nil"/>
              <w:right w:val="nil"/>
            </w:tcBorders>
            <w:shd w:val="clear" w:color="auto" w:fill="FFFFFF"/>
            <w:vAlign w:val="bottom"/>
          </w:tcPr>
          <w:p w14:paraId="46572F6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14:paraId="19C218F9"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14:paraId="742CB538" w14:textId="77777777" w:rsidTr="00F748B7">
        <w:trPr>
          <w:cantSplit/>
        </w:trPr>
        <w:tc>
          <w:tcPr>
            <w:tcW w:w="6094" w:type="dxa"/>
            <w:gridSpan w:val="2"/>
            <w:vMerge/>
            <w:tcBorders>
              <w:top w:val="nil"/>
              <w:left w:val="nil"/>
              <w:bottom w:val="nil"/>
              <w:right w:val="nil"/>
            </w:tcBorders>
            <w:shd w:val="clear" w:color="auto" w:fill="FFFFFF"/>
            <w:vAlign w:val="bottom"/>
          </w:tcPr>
          <w:p w14:paraId="59CA44E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14:paraId="3FC142C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14:paraId="3A35435A" w14:textId="77777777" w:rsidTr="00F748B7">
        <w:trPr>
          <w:cantSplit/>
        </w:trPr>
        <w:tc>
          <w:tcPr>
            <w:tcW w:w="2340" w:type="dxa"/>
            <w:vMerge w:val="restart"/>
            <w:tcBorders>
              <w:top w:val="single" w:sz="8" w:space="0" w:color="152935"/>
              <w:left w:val="nil"/>
              <w:bottom w:val="single" w:sz="8" w:space="0" w:color="152935"/>
              <w:right w:val="nil"/>
            </w:tcBorders>
            <w:shd w:val="clear" w:color="auto" w:fill="E0E0E0"/>
          </w:tcPr>
          <w:p w14:paraId="7231241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14:paraId="62439FF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14:paraId="575D87F2"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14:paraId="4ACAE342" w14:textId="77777777" w:rsidTr="00F748B7">
        <w:trPr>
          <w:cantSplit/>
        </w:trPr>
        <w:tc>
          <w:tcPr>
            <w:tcW w:w="2340" w:type="dxa"/>
            <w:vMerge/>
            <w:tcBorders>
              <w:top w:val="single" w:sz="8" w:space="0" w:color="152935"/>
              <w:left w:val="nil"/>
              <w:bottom w:val="single" w:sz="8" w:space="0" w:color="152935"/>
              <w:right w:val="nil"/>
            </w:tcBorders>
            <w:shd w:val="clear" w:color="auto" w:fill="E0E0E0"/>
          </w:tcPr>
          <w:p w14:paraId="2865B7E0"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14:paraId="614BE09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14:paraId="36F407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14:paraId="36C7E809" w14:textId="77777777" w:rsidTr="00F748B7">
        <w:trPr>
          <w:cantSplit/>
        </w:trPr>
        <w:tc>
          <w:tcPr>
            <w:tcW w:w="2340" w:type="dxa"/>
            <w:vMerge/>
            <w:tcBorders>
              <w:top w:val="single" w:sz="8" w:space="0" w:color="152935"/>
              <w:left w:val="nil"/>
              <w:bottom w:val="single" w:sz="8" w:space="0" w:color="152935"/>
              <w:right w:val="nil"/>
            </w:tcBorders>
            <w:shd w:val="clear" w:color="auto" w:fill="E0E0E0"/>
          </w:tcPr>
          <w:p w14:paraId="647D337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14:paraId="322C49E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14:paraId="681CDF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14:paraId="55E7D8EF" w14:textId="77777777" w:rsidTr="00F748B7">
        <w:trPr>
          <w:cantSplit/>
        </w:trPr>
        <w:tc>
          <w:tcPr>
            <w:tcW w:w="2340" w:type="dxa"/>
            <w:vMerge/>
            <w:tcBorders>
              <w:top w:val="single" w:sz="8" w:space="0" w:color="152935"/>
              <w:left w:val="nil"/>
              <w:bottom w:val="single" w:sz="8" w:space="0" w:color="152935"/>
              <w:right w:val="nil"/>
            </w:tcBorders>
            <w:shd w:val="clear" w:color="auto" w:fill="E0E0E0"/>
          </w:tcPr>
          <w:p w14:paraId="2E1D5FB0"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14:paraId="37ECA22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14:paraId="0C167DE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14:paraId="3A7A2B8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14:paraId="6E9C1572" w14:textId="77777777" w:rsidTr="00F748B7">
        <w:trPr>
          <w:cantSplit/>
        </w:trPr>
        <w:tc>
          <w:tcPr>
            <w:tcW w:w="9360" w:type="dxa"/>
            <w:tcBorders>
              <w:top w:val="nil"/>
              <w:left w:val="nil"/>
              <w:bottom w:val="nil"/>
              <w:right w:val="nil"/>
            </w:tcBorders>
            <w:shd w:val="clear" w:color="auto" w:fill="FFFFFF"/>
          </w:tcPr>
          <w:p w14:paraId="7BE3D62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14:paraId="74EFB0EB"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2A6326FA"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14:paraId="4562B70A" w14:textId="77777777" w:rsidTr="00F748B7">
        <w:trPr>
          <w:cantSplit/>
        </w:trPr>
        <w:tc>
          <w:tcPr>
            <w:tcW w:w="6666" w:type="dxa"/>
            <w:gridSpan w:val="6"/>
            <w:tcBorders>
              <w:top w:val="nil"/>
              <w:left w:val="nil"/>
              <w:bottom w:val="nil"/>
              <w:right w:val="nil"/>
            </w:tcBorders>
            <w:shd w:val="clear" w:color="auto" w:fill="FFFFFF"/>
            <w:vAlign w:val="center"/>
          </w:tcPr>
          <w:p w14:paraId="38DB052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Coefficient Correlations</w:t>
            </w:r>
            <w:r w:rsidRPr="00362B6F">
              <w:rPr>
                <w:rFonts w:ascii="Arial" w:eastAsiaTheme="minorEastAsia" w:hAnsi="Arial" w:cs="Arial"/>
                <w:b/>
                <w:bCs/>
                <w:color w:val="010205"/>
                <w:vertAlign w:val="superscript"/>
              </w:rPr>
              <w:t>a</w:t>
            </w:r>
          </w:p>
        </w:tc>
      </w:tr>
      <w:tr w:rsidR="00362B6F" w:rsidRPr="00362B6F" w14:paraId="6463021A" w14:textId="77777777" w:rsidTr="00F748B7">
        <w:trPr>
          <w:cantSplit/>
        </w:trPr>
        <w:tc>
          <w:tcPr>
            <w:tcW w:w="3286" w:type="dxa"/>
            <w:gridSpan w:val="3"/>
            <w:tcBorders>
              <w:top w:val="nil"/>
              <w:left w:val="nil"/>
              <w:bottom w:val="single" w:sz="8" w:space="0" w:color="152935"/>
              <w:right w:val="nil"/>
            </w:tcBorders>
            <w:shd w:val="clear" w:color="auto" w:fill="FFFFFF"/>
            <w:vAlign w:val="bottom"/>
          </w:tcPr>
          <w:p w14:paraId="7714C1B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14:paraId="725957F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14:paraId="68904C3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14:paraId="02C8975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14:paraId="20BC2C99" w14:textId="77777777" w:rsidTr="00F748B7">
        <w:trPr>
          <w:cantSplit/>
        </w:trPr>
        <w:tc>
          <w:tcPr>
            <w:tcW w:w="744" w:type="dxa"/>
            <w:vMerge w:val="restart"/>
            <w:tcBorders>
              <w:top w:val="single" w:sz="8" w:space="0" w:color="152935"/>
              <w:left w:val="nil"/>
              <w:bottom w:val="single" w:sz="8" w:space="0" w:color="152935"/>
              <w:right w:val="nil"/>
            </w:tcBorders>
            <w:shd w:val="clear" w:color="auto" w:fill="E0E0E0"/>
          </w:tcPr>
          <w:p w14:paraId="4554984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14:paraId="5963D8A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14:paraId="667B633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14:paraId="269A526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14:paraId="09582B5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14:paraId="168253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14:paraId="77805082"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6E07BCF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14:paraId="39E9A30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14:paraId="5320261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14:paraId="13617B4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DC2F4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14:paraId="5B1CB60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14:paraId="413E9391"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09D71E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14:paraId="032698E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14:paraId="7AC3EF4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14:paraId="49BEE3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14:paraId="3B263C1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14:paraId="44DBD9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14:paraId="21FA6E48"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8AFE73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14:paraId="2F45CBA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Covariances</w:t>
            </w:r>
          </w:p>
        </w:tc>
        <w:tc>
          <w:tcPr>
            <w:tcW w:w="1178" w:type="dxa"/>
            <w:tcBorders>
              <w:top w:val="single" w:sz="8" w:space="0" w:color="AEAEAE"/>
              <w:left w:val="nil"/>
              <w:bottom w:val="single" w:sz="8" w:space="0" w:color="AEAEAE"/>
              <w:right w:val="nil"/>
            </w:tcBorders>
            <w:shd w:val="clear" w:color="auto" w:fill="E0E0E0"/>
          </w:tcPr>
          <w:p w14:paraId="23A3632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14:paraId="4E1F5E3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46EC47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14:paraId="4873EA9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14:paraId="6A0F8686"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1F657D13"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14:paraId="137C0F3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14:paraId="19610F4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14:paraId="3B94875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C17E47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14:paraId="4BA3E83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14:paraId="5EE7CA00" w14:textId="77777777" w:rsidTr="00F748B7">
        <w:trPr>
          <w:cantSplit/>
        </w:trPr>
        <w:tc>
          <w:tcPr>
            <w:tcW w:w="744" w:type="dxa"/>
            <w:vMerge/>
            <w:tcBorders>
              <w:top w:val="single" w:sz="8" w:space="0" w:color="152935"/>
              <w:left w:val="nil"/>
              <w:bottom w:val="single" w:sz="8" w:space="0" w:color="152935"/>
              <w:right w:val="nil"/>
            </w:tcBorders>
            <w:shd w:val="clear" w:color="auto" w:fill="E0E0E0"/>
          </w:tcPr>
          <w:p w14:paraId="70A8C401"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14:paraId="157447D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14:paraId="28F49EC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14:paraId="4B7B2CE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14:paraId="4F775FA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14:paraId="319C94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14:paraId="7D3D4CB2"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14:paraId="24625529" w14:textId="77777777" w:rsidTr="00F748B7">
        <w:trPr>
          <w:cantSplit/>
        </w:trPr>
        <w:tc>
          <w:tcPr>
            <w:tcW w:w="6666" w:type="dxa"/>
            <w:tcBorders>
              <w:top w:val="nil"/>
              <w:left w:val="nil"/>
              <w:bottom w:val="nil"/>
              <w:right w:val="nil"/>
            </w:tcBorders>
            <w:shd w:val="clear" w:color="auto" w:fill="FFFFFF"/>
          </w:tcPr>
          <w:p w14:paraId="33B43BA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14:paraId="6B69BC4A"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14:paraId="2F4D5D47" w14:textId="77777777" w:rsidTr="00F748B7">
        <w:trPr>
          <w:cantSplit/>
        </w:trPr>
        <w:tc>
          <w:tcPr>
            <w:tcW w:w="9316" w:type="dxa"/>
            <w:gridSpan w:val="8"/>
            <w:tcBorders>
              <w:top w:val="nil"/>
              <w:left w:val="nil"/>
              <w:bottom w:val="nil"/>
              <w:right w:val="nil"/>
            </w:tcBorders>
            <w:shd w:val="clear" w:color="auto" w:fill="FFFFFF"/>
            <w:vAlign w:val="center"/>
          </w:tcPr>
          <w:p w14:paraId="52695E24"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Collinearity Diagnostics</w:t>
            </w:r>
            <w:r w:rsidRPr="00362B6F">
              <w:rPr>
                <w:rFonts w:ascii="Arial" w:eastAsiaTheme="minorEastAsia" w:hAnsi="Arial" w:cs="Arial"/>
                <w:b/>
                <w:bCs/>
                <w:color w:val="010205"/>
                <w:vertAlign w:val="superscript"/>
              </w:rPr>
              <w:t>a</w:t>
            </w:r>
          </w:p>
        </w:tc>
      </w:tr>
      <w:tr w:rsidR="00362B6F" w:rsidRPr="00362B6F" w14:paraId="54334370" w14:textId="77777777" w:rsidTr="00F748B7">
        <w:trPr>
          <w:cantSplit/>
        </w:trPr>
        <w:tc>
          <w:tcPr>
            <w:tcW w:w="802" w:type="dxa"/>
            <w:vMerge w:val="restart"/>
            <w:tcBorders>
              <w:top w:val="nil"/>
              <w:left w:val="nil"/>
              <w:bottom w:val="nil"/>
              <w:right w:val="nil"/>
            </w:tcBorders>
            <w:shd w:val="clear" w:color="auto" w:fill="FFFFFF"/>
            <w:vAlign w:val="bottom"/>
          </w:tcPr>
          <w:p w14:paraId="46002A3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14:paraId="0F61178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14:paraId="1AD0D783"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14:paraId="58E86FEA"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14:paraId="681A4E1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14:paraId="0A7A1640" w14:textId="77777777" w:rsidTr="00F748B7">
        <w:trPr>
          <w:cantSplit/>
        </w:trPr>
        <w:tc>
          <w:tcPr>
            <w:tcW w:w="802" w:type="dxa"/>
            <w:vMerge/>
            <w:tcBorders>
              <w:top w:val="nil"/>
              <w:left w:val="nil"/>
              <w:bottom w:val="nil"/>
              <w:right w:val="nil"/>
            </w:tcBorders>
            <w:shd w:val="clear" w:color="auto" w:fill="FFFFFF"/>
            <w:vAlign w:val="bottom"/>
          </w:tcPr>
          <w:p w14:paraId="4DAF138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14:paraId="508CF4D7"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14:paraId="4A99AAEE"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14:paraId="043F499A"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14:paraId="0AF743F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14:paraId="4AF6CB85"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78EA8C0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14:paraId="590AB2C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14:paraId="3E113161" w14:textId="77777777" w:rsidTr="00F748B7">
        <w:trPr>
          <w:cantSplit/>
        </w:trPr>
        <w:tc>
          <w:tcPr>
            <w:tcW w:w="802" w:type="dxa"/>
            <w:vMerge w:val="restart"/>
            <w:tcBorders>
              <w:top w:val="single" w:sz="8" w:space="0" w:color="152935"/>
              <w:left w:val="nil"/>
              <w:bottom w:val="single" w:sz="8" w:space="0" w:color="152935"/>
              <w:right w:val="nil"/>
            </w:tcBorders>
            <w:shd w:val="clear" w:color="auto" w:fill="E0E0E0"/>
          </w:tcPr>
          <w:p w14:paraId="08B45C7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14:paraId="0A4AD73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14:paraId="742FC22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14:paraId="67385C8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14:paraId="7843C6A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14:paraId="5B297D7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14:paraId="61BF151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14:paraId="7A98416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14:paraId="4E85FB57" w14:textId="77777777" w:rsidTr="00F748B7">
        <w:trPr>
          <w:cantSplit/>
        </w:trPr>
        <w:tc>
          <w:tcPr>
            <w:tcW w:w="802" w:type="dxa"/>
            <w:vMerge/>
            <w:tcBorders>
              <w:top w:val="single" w:sz="8" w:space="0" w:color="152935"/>
              <w:left w:val="nil"/>
              <w:bottom w:val="single" w:sz="8" w:space="0" w:color="152935"/>
              <w:right w:val="nil"/>
            </w:tcBorders>
            <w:shd w:val="clear" w:color="auto" w:fill="E0E0E0"/>
          </w:tcPr>
          <w:p w14:paraId="34A03BE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14:paraId="02276C8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14:paraId="3D7A6B4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1C734C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14:paraId="0E389E5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2D1EEB0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162B8F0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14:paraId="201B332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14:paraId="167BDF43" w14:textId="77777777" w:rsidTr="00F748B7">
        <w:trPr>
          <w:cantSplit/>
        </w:trPr>
        <w:tc>
          <w:tcPr>
            <w:tcW w:w="802" w:type="dxa"/>
            <w:vMerge/>
            <w:tcBorders>
              <w:top w:val="single" w:sz="8" w:space="0" w:color="152935"/>
              <w:left w:val="nil"/>
              <w:bottom w:val="single" w:sz="8" w:space="0" w:color="152935"/>
              <w:right w:val="nil"/>
            </w:tcBorders>
            <w:shd w:val="clear" w:color="auto" w:fill="E0E0E0"/>
          </w:tcPr>
          <w:p w14:paraId="05081DD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14:paraId="236D5D6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14:paraId="35A611C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14:paraId="3F0446A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14:paraId="22171BD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6B947A5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A258CD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14:paraId="4D998B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14:paraId="62B907FA" w14:textId="77777777" w:rsidTr="00F748B7">
        <w:trPr>
          <w:cantSplit/>
        </w:trPr>
        <w:tc>
          <w:tcPr>
            <w:tcW w:w="802" w:type="dxa"/>
            <w:vMerge/>
            <w:tcBorders>
              <w:top w:val="single" w:sz="8" w:space="0" w:color="152935"/>
              <w:left w:val="nil"/>
              <w:bottom w:val="single" w:sz="8" w:space="0" w:color="152935"/>
              <w:right w:val="nil"/>
            </w:tcBorders>
            <w:shd w:val="clear" w:color="auto" w:fill="E0E0E0"/>
          </w:tcPr>
          <w:p w14:paraId="2930D87F"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14:paraId="51EE3AB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14:paraId="3B4FF36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14:paraId="053A47C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14:paraId="27DFA8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14:paraId="4A6088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14:paraId="7471DD7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14:paraId="4F49F14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14:paraId="6F73F8F4"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14:paraId="7E9A84E3" w14:textId="77777777" w:rsidTr="00F748B7">
        <w:trPr>
          <w:cantSplit/>
        </w:trPr>
        <w:tc>
          <w:tcPr>
            <w:tcW w:w="9312" w:type="dxa"/>
            <w:tcBorders>
              <w:top w:val="nil"/>
              <w:left w:val="nil"/>
              <w:bottom w:val="nil"/>
              <w:right w:val="nil"/>
            </w:tcBorders>
            <w:shd w:val="clear" w:color="auto" w:fill="FFFFFF"/>
          </w:tcPr>
          <w:p w14:paraId="4F22A18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14:paraId="08E8ED0F"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14:paraId="6E48ED15" w14:textId="77777777" w:rsidTr="008C1864">
        <w:trPr>
          <w:cantSplit/>
        </w:trPr>
        <w:tc>
          <w:tcPr>
            <w:tcW w:w="6547" w:type="dxa"/>
            <w:gridSpan w:val="5"/>
            <w:tcBorders>
              <w:top w:val="nil"/>
              <w:left w:val="nil"/>
              <w:bottom w:val="nil"/>
              <w:right w:val="nil"/>
            </w:tcBorders>
            <w:shd w:val="clear" w:color="auto" w:fill="FFFFFF"/>
            <w:vAlign w:val="center"/>
          </w:tcPr>
          <w:p w14:paraId="6ADAFDD6"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Casewise Diagnostics</w:t>
            </w:r>
            <w:r w:rsidRPr="00362B6F">
              <w:rPr>
                <w:rFonts w:ascii="Arial" w:eastAsiaTheme="minorEastAsia" w:hAnsi="Arial" w:cs="Arial"/>
                <w:b/>
                <w:bCs/>
                <w:color w:val="010205"/>
                <w:vertAlign w:val="superscript"/>
              </w:rPr>
              <w:t>a</w:t>
            </w:r>
          </w:p>
        </w:tc>
      </w:tr>
      <w:tr w:rsidR="00362B6F" w:rsidRPr="00362B6F" w14:paraId="1D4CFAB1" w14:textId="77777777" w:rsidTr="008C1864">
        <w:trPr>
          <w:cantSplit/>
        </w:trPr>
        <w:tc>
          <w:tcPr>
            <w:tcW w:w="1505" w:type="dxa"/>
            <w:tcBorders>
              <w:top w:val="nil"/>
              <w:left w:val="nil"/>
              <w:bottom w:val="single" w:sz="8" w:space="0" w:color="152935"/>
              <w:right w:val="nil"/>
            </w:tcBorders>
            <w:shd w:val="clear" w:color="auto" w:fill="FFFFFF"/>
            <w:vAlign w:val="bottom"/>
          </w:tcPr>
          <w:p w14:paraId="7EBC1FA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14:paraId="121778EE"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14:paraId="2986F08B"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14:paraId="38C6D32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14:paraId="3EA00E2F"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14:paraId="768968A1" w14:textId="77777777" w:rsidTr="008C1864">
        <w:trPr>
          <w:cantSplit/>
        </w:trPr>
        <w:tc>
          <w:tcPr>
            <w:tcW w:w="1505" w:type="dxa"/>
            <w:tcBorders>
              <w:top w:val="single" w:sz="8" w:space="0" w:color="152935"/>
              <w:left w:val="nil"/>
              <w:bottom w:val="single" w:sz="8" w:space="0" w:color="AEAEAE"/>
              <w:right w:val="nil"/>
            </w:tcBorders>
            <w:shd w:val="clear" w:color="auto" w:fill="E0E0E0"/>
          </w:tcPr>
          <w:p w14:paraId="2D3A151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14:paraId="284712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14:paraId="49AE019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14:paraId="337EC7A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14:paraId="21BD4EE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14:paraId="335316D3"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107FF1D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14:paraId="176D504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7AD436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2CFEB1B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14:paraId="41F3716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14:paraId="1B910185"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159F674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14:paraId="1F4A0BB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6AFA3F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4B3362E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14:paraId="0D65F5B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14:paraId="3CE3DF14"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24F4051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14:paraId="4073F88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C1338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485B1E9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14:paraId="6AB1AA6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14:paraId="3694B658"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CF1E70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14:paraId="3739769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287B11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1AA25DB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14:paraId="61F2B19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14:paraId="3597D102"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2240D7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14:paraId="3C242F6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33B07E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1AAA8A4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14:paraId="1B876E1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14:paraId="4666B04F"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1C3A135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14:paraId="7B04D3B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33BB90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2536F4F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14:paraId="4860D8B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14:paraId="60FAFA12"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6C8699A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14:paraId="02C12BB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7B66D6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3C911B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14:paraId="25D46A3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14:paraId="4AAC4452"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175872B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14:paraId="37347DD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3CD5C6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285EC27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14:paraId="56565FF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14:paraId="476A1C46"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4DC5E37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14:paraId="3BB438B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BF1120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3A4CB9C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14:paraId="2C800C7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14:paraId="734B90BF"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4CCB7F5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14:paraId="35E2467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4B60CB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1713696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14:paraId="5EBF7DD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14:paraId="690ACE10"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34FCE1F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14:paraId="64751D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BEBBD3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1DC6468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14:paraId="5A8CDD1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14:paraId="4C93EF5C"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5E902EAD"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14:paraId="5C5B8E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F68FF7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3A1DC39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14:paraId="22E52A4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14:paraId="1BC09874"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6252892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14:paraId="1364196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2301AE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0A85D60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14:paraId="4B6FD16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14:paraId="52D33E4B"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46A547F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14:paraId="4DC7E1C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82D1E2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45E9B07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14:paraId="312426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14:paraId="5C3A5264"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D09B11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14:paraId="47DBA42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503491F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0BD0232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14:paraId="4AE2072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14:paraId="571B391C"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4477A8A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14:paraId="3D8D34A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D2ACB4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1DC55B5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14:paraId="374E6F9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14:paraId="02AEB63C"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4A6AD7C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14:paraId="7FE53A7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8000DF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5525966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14:paraId="1E06B73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14:paraId="6AD9181C"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391D0B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14:paraId="0C001FA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BCAEBB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32C3082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14:paraId="7F1BDC2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14:paraId="774699CB"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257ECB8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14:paraId="0C51EBE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DD3E72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055825D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14:paraId="21AFFB4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14:paraId="5E30FC41"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6A86EEE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14:paraId="55877B4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990C2C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518C6B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14:paraId="12FBBA9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14:paraId="56C7B405"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184A3091"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14:paraId="7135F42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3DE569D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2519605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14:paraId="599225F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14:paraId="3ABAA5A4"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4652199B"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14:paraId="56AD177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96A06F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039B4B8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14:paraId="77ACC97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14:paraId="055872E2"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2571475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14:paraId="05CAA86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AAA479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01882D3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14:paraId="603C536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14:paraId="0FE9F7CA"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2D3C0C9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14:paraId="73BBB11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2853D4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4C8BE38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14:paraId="2DA4374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14:paraId="145B362F"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1DD3B50F"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14:paraId="5DD5CE8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E60CED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12ECA22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14:paraId="1B151F3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14:paraId="3D46F094"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A3A5B34"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14:paraId="7BC9A13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13ADE8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4A788EC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14:paraId="0E0A54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14:paraId="51396073"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65883BA6"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14:paraId="36653FF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554FAA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0821549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14:paraId="01B67F2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14:paraId="3A397B0A"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2135EEB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14:paraId="2D1422F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88E764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0C5CA17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14:paraId="58AB2F1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14:paraId="064DC7DA"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4A31FCA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14:paraId="7AB5B00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7302E2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7E676DF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14:paraId="60F3DC0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14:paraId="2A047E06"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70F8A39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14:paraId="0DA927A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2D623FD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2D386B6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14:paraId="687D4D1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14:paraId="00C12EFE"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96364E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14:paraId="4522B8A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6012A42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462F481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14:paraId="1EECE2B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14:paraId="169FE1E7"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E346A78"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14:paraId="0BE526C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10E8E6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567AEF2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14:paraId="4534D36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14:paraId="7740D0D0"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EAA249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14:paraId="3049E41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1DBFDAD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643A279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14:paraId="260DB76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14:paraId="4344F43B"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C97ADD5"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14:paraId="31F4780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AAC9DF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1B352A9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14:paraId="61B04B4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14:paraId="49ABBA66"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475A4490"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14:paraId="6D052C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A99F13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7EC7B8E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14:paraId="4F0D3B6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14:paraId="1F119B65"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5C1AC3C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14:paraId="09D68D2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06F0F5E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6517046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14:paraId="3F118B1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14:paraId="74286B9B"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0183215A"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14:paraId="1EA31AE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724B6236"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51039E9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14:paraId="12E8484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14:paraId="0D8CE51C" w14:textId="77777777" w:rsidTr="008C1864">
        <w:trPr>
          <w:cantSplit/>
        </w:trPr>
        <w:tc>
          <w:tcPr>
            <w:tcW w:w="1505" w:type="dxa"/>
            <w:tcBorders>
              <w:top w:val="single" w:sz="8" w:space="0" w:color="AEAEAE"/>
              <w:left w:val="nil"/>
              <w:bottom w:val="single" w:sz="8" w:space="0" w:color="AEAEAE"/>
              <w:right w:val="nil"/>
            </w:tcBorders>
            <w:shd w:val="clear" w:color="auto" w:fill="E0E0E0"/>
          </w:tcPr>
          <w:p w14:paraId="4DB5078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14:paraId="34EEA76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14:paraId="4297E5D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14:paraId="58594C62"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14:paraId="74D43F4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14:paraId="1DCA765A" w14:textId="77777777" w:rsidTr="008C1864">
        <w:trPr>
          <w:cantSplit/>
        </w:trPr>
        <w:tc>
          <w:tcPr>
            <w:tcW w:w="1505" w:type="dxa"/>
            <w:tcBorders>
              <w:top w:val="single" w:sz="8" w:space="0" w:color="AEAEAE"/>
              <w:left w:val="nil"/>
              <w:bottom w:val="single" w:sz="8" w:space="0" w:color="152935"/>
              <w:right w:val="nil"/>
            </w:tcBorders>
            <w:shd w:val="clear" w:color="auto" w:fill="E0E0E0"/>
          </w:tcPr>
          <w:p w14:paraId="713E13F3"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14:paraId="759034A1"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14:paraId="383FFF4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14:paraId="0A31D55D"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14:paraId="34D30097"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14:paraId="7B2B17D5"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14:paraId="54688564" w14:textId="77777777" w:rsidTr="00F748B7">
        <w:trPr>
          <w:cantSplit/>
        </w:trPr>
        <w:tc>
          <w:tcPr>
            <w:tcW w:w="6544" w:type="dxa"/>
            <w:tcBorders>
              <w:top w:val="nil"/>
              <w:left w:val="nil"/>
              <w:bottom w:val="nil"/>
              <w:right w:val="nil"/>
            </w:tcBorders>
            <w:shd w:val="clear" w:color="auto" w:fill="FFFFFF"/>
          </w:tcPr>
          <w:p w14:paraId="3F3E4EF9"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14:paraId="48D22C7D"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14:paraId="4F5C6ADF" w14:textId="77777777" w:rsidTr="00F748B7">
        <w:trPr>
          <w:cantSplit/>
        </w:trPr>
        <w:tc>
          <w:tcPr>
            <w:tcW w:w="7725" w:type="dxa"/>
            <w:gridSpan w:val="6"/>
            <w:tcBorders>
              <w:top w:val="nil"/>
              <w:left w:val="nil"/>
              <w:bottom w:val="nil"/>
              <w:right w:val="nil"/>
            </w:tcBorders>
            <w:shd w:val="clear" w:color="auto" w:fill="FFFFFF"/>
            <w:vAlign w:val="center"/>
          </w:tcPr>
          <w:p w14:paraId="4201851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Residuals Statistics</w:t>
            </w:r>
            <w:r w:rsidRPr="00362B6F">
              <w:rPr>
                <w:rFonts w:ascii="Arial" w:eastAsiaTheme="minorEastAsia" w:hAnsi="Arial" w:cs="Arial"/>
                <w:b/>
                <w:bCs/>
                <w:color w:val="010205"/>
                <w:vertAlign w:val="superscript"/>
              </w:rPr>
              <w:t>a</w:t>
            </w:r>
          </w:p>
        </w:tc>
      </w:tr>
      <w:tr w:rsidR="00362B6F" w:rsidRPr="00362B6F" w14:paraId="1B5802B5" w14:textId="77777777" w:rsidTr="00F748B7">
        <w:trPr>
          <w:cantSplit/>
        </w:trPr>
        <w:tc>
          <w:tcPr>
            <w:tcW w:w="1999" w:type="dxa"/>
            <w:tcBorders>
              <w:top w:val="nil"/>
              <w:left w:val="nil"/>
              <w:bottom w:val="single" w:sz="8" w:space="0" w:color="152935"/>
              <w:right w:val="nil"/>
            </w:tcBorders>
            <w:shd w:val="clear" w:color="auto" w:fill="FFFFFF"/>
            <w:vAlign w:val="bottom"/>
          </w:tcPr>
          <w:p w14:paraId="277CD5D7"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14:paraId="7B245100"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14:paraId="3B445A2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14:paraId="4844167C"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14:paraId="771F7E57"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14:paraId="0E3ED402" w14:textId="77777777"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14:paraId="523B0F35" w14:textId="77777777" w:rsidTr="00F748B7">
        <w:trPr>
          <w:cantSplit/>
        </w:trPr>
        <w:tc>
          <w:tcPr>
            <w:tcW w:w="1999" w:type="dxa"/>
            <w:tcBorders>
              <w:top w:val="single" w:sz="8" w:space="0" w:color="152935"/>
              <w:left w:val="nil"/>
              <w:bottom w:val="single" w:sz="8" w:space="0" w:color="AEAEAE"/>
              <w:right w:val="nil"/>
            </w:tcBorders>
            <w:shd w:val="clear" w:color="auto" w:fill="E0E0E0"/>
          </w:tcPr>
          <w:p w14:paraId="1A6C932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14:paraId="5255F7E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14:paraId="4713AC8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14:paraId="58CFD5C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14:paraId="3848CF04"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14:paraId="5C3AAE3C"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66C6C84F" w14:textId="77777777" w:rsidTr="00F748B7">
        <w:trPr>
          <w:cantSplit/>
        </w:trPr>
        <w:tc>
          <w:tcPr>
            <w:tcW w:w="1999" w:type="dxa"/>
            <w:tcBorders>
              <w:top w:val="single" w:sz="8" w:space="0" w:color="AEAEAE"/>
              <w:left w:val="nil"/>
              <w:bottom w:val="single" w:sz="8" w:space="0" w:color="AEAEAE"/>
              <w:right w:val="nil"/>
            </w:tcBorders>
            <w:shd w:val="clear" w:color="auto" w:fill="E0E0E0"/>
          </w:tcPr>
          <w:p w14:paraId="3EC3552C"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14:paraId="66A7488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14:paraId="3A976C0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5E18B085"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7438C5F0"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14:paraId="410E906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6FC31011" w14:textId="77777777" w:rsidTr="00F748B7">
        <w:trPr>
          <w:cantSplit/>
        </w:trPr>
        <w:tc>
          <w:tcPr>
            <w:tcW w:w="1999" w:type="dxa"/>
            <w:tcBorders>
              <w:top w:val="single" w:sz="8" w:space="0" w:color="AEAEAE"/>
              <w:left w:val="nil"/>
              <w:bottom w:val="single" w:sz="8" w:space="0" w:color="AEAEAE"/>
              <w:right w:val="nil"/>
            </w:tcBorders>
            <w:shd w:val="clear" w:color="auto" w:fill="E0E0E0"/>
          </w:tcPr>
          <w:p w14:paraId="72FF796E"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14:paraId="4DE25F0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14:paraId="0064894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14:paraId="2BF42F2F"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14:paraId="51C2DA3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14:paraId="3B3B5F48"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14:paraId="6256FF42" w14:textId="77777777" w:rsidTr="00F748B7">
        <w:trPr>
          <w:cantSplit/>
        </w:trPr>
        <w:tc>
          <w:tcPr>
            <w:tcW w:w="1999" w:type="dxa"/>
            <w:tcBorders>
              <w:top w:val="single" w:sz="8" w:space="0" w:color="AEAEAE"/>
              <w:left w:val="nil"/>
              <w:bottom w:val="single" w:sz="8" w:space="0" w:color="152935"/>
              <w:right w:val="nil"/>
            </w:tcBorders>
            <w:shd w:val="clear" w:color="auto" w:fill="E0E0E0"/>
          </w:tcPr>
          <w:p w14:paraId="294C3DE2"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14:paraId="6CEEDB8B"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14:paraId="22695889"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14:paraId="3E764F1E"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14:paraId="5BC61973"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14:paraId="59CB2BAA" w14:textId="77777777"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14:paraId="3E8B7366"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14:paraId="7CE372DA" w14:textId="77777777" w:rsidTr="00F748B7">
        <w:trPr>
          <w:cantSplit/>
        </w:trPr>
        <w:tc>
          <w:tcPr>
            <w:tcW w:w="7723" w:type="dxa"/>
            <w:tcBorders>
              <w:top w:val="nil"/>
              <w:left w:val="nil"/>
              <w:bottom w:val="nil"/>
              <w:right w:val="nil"/>
            </w:tcBorders>
            <w:shd w:val="clear" w:color="auto" w:fill="FFFFFF"/>
          </w:tcPr>
          <w:p w14:paraId="06D6E387" w14:textId="77777777"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14:paraId="3CBA19F8"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4A8313D6" w14:textId="77777777"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14:paraId="219CE34B" w14:textId="77777777"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14:paraId="1AC872F7"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16EF227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6E07F151" wp14:editId="41C1950E">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6F0A9DBA"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0551C8A2"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2D8A9D3C"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3A8011D4" wp14:editId="5E38C064">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39BECAFB"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677DE443"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63AAB973"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lang w:eastAsia="zh-TW"/>
        </w:rPr>
        <w:drawing>
          <wp:inline distT="0" distB="0" distL="0" distR="0" wp14:anchorId="42399604" wp14:editId="363D018D">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27996C30" w14:textId="77777777"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14:paraId="43D82722" w14:textId="77777777"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566217F2" w14:textId="77777777" w:rsidR="00362B6F" w:rsidRDefault="00362B6F" w:rsidP="009059D6">
      <w:pPr>
        <w:spacing w:after="0" w:line="480" w:lineRule="auto"/>
        <w:jc w:val="center"/>
        <w:rPr>
          <w:rFonts w:ascii="Times New Roman" w:hAnsi="Times New Roman" w:cs="Times New Roman"/>
          <w:sz w:val="24"/>
          <w:szCs w:val="24"/>
        </w:rPr>
      </w:pPr>
    </w:p>
    <w:p w14:paraId="0C3D7B87" w14:textId="77777777" w:rsidR="00362B6F" w:rsidRDefault="00362B6F">
      <w:pPr>
        <w:rPr>
          <w:rFonts w:ascii="Times New Roman" w:hAnsi="Times New Roman" w:cs="Times New Roman"/>
          <w:sz w:val="24"/>
          <w:szCs w:val="24"/>
        </w:rPr>
      </w:pPr>
    </w:p>
    <w:p w14:paraId="2DB8B100" w14:textId="77777777"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14:paraId="216B275E" w14:textId="77777777" w:rsidR="009059D6" w:rsidRDefault="00362B6F" w:rsidP="009059D6">
      <w:pPr>
        <w:spacing w:after="0" w:line="480" w:lineRule="auto"/>
        <w:jc w:val="center"/>
        <w:rPr>
          <w:rFonts w:ascii="Times New Roman" w:hAnsi="Times New Roman" w:cs="Times New Roman"/>
          <w:sz w:val="24"/>
          <w:szCs w:val="24"/>
        </w:rPr>
      </w:pPr>
      <w:bookmarkStart w:id="69" w:name="AppendixD"/>
      <w:bookmarkEnd w:id="69"/>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14:paraId="26D1F6E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14:paraId="5FF8ABEA"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14:paraId="61E82738"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14:paraId="7602A264" w14:textId="77777777" w:rsidTr="0070304D">
        <w:trPr>
          <w:cantSplit/>
        </w:trPr>
        <w:tc>
          <w:tcPr>
            <w:tcW w:w="7295" w:type="dxa"/>
            <w:gridSpan w:val="3"/>
            <w:tcBorders>
              <w:top w:val="nil"/>
              <w:left w:val="nil"/>
              <w:bottom w:val="nil"/>
              <w:right w:val="nil"/>
            </w:tcBorders>
            <w:shd w:val="clear" w:color="auto" w:fill="FFFFFF"/>
            <w:vAlign w:val="center"/>
          </w:tcPr>
          <w:p w14:paraId="223568CF"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14:paraId="0F7CE23A" w14:textId="77777777" w:rsidTr="0070304D">
        <w:trPr>
          <w:cantSplit/>
        </w:trPr>
        <w:tc>
          <w:tcPr>
            <w:tcW w:w="4786" w:type="dxa"/>
            <w:gridSpan w:val="2"/>
            <w:tcBorders>
              <w:top w:val="nil"/>
              <w:left w:val="nil"/>
              <w:bottom w:val="single" w:sz="8" w:space="0" w:color="AEAEAE"/>
              <w:right w:val="nil"/>
            </w:tcBorders>
            <w:shd w:val="clear" w:color="auto" w:fill="E0E0E0"/>
          </w:tcPr>
          <w:p w14:paraId="5E1CC452"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14:paraId="10A4708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14:paraId="4AF8EEA5" w14:textId="77777777" w:rsidTr="0070304D">
        <w:trPr>
          <w:cantSplit/>
        </w:trPr>
        <w:tc>
          <w:tcPr>
            <w:tcW w:w="4786" w:type="dxa"/>
            <w:gridSpan w:val="2"/>
            <w:tcBorders>
              <w:top w:val="single" w:sz="8" w:space="0" w:color="AEAEAE"/>
              <w:left w:val="nil"/>
              <w:bottom w:val="single" w:sz="8" w:space="0" w:color="AEAEAE"/>
              <w:right w:val="nil"/>
            </w:tcBorders>
            <w:shd w:val="clear" w:color="auto" w:fill="E0E0E0"/>
          </w:tcPr>
          <w:p w14:paraId="44FF8AF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14:paraId="1A83BD11"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14:paraId="1DC8BD8F" w14:textId="77777777" w:rsidTr="0070304D">
        <w:trPr>
          <w:cantSplit/>
        </w:trPr>
        <w:tc>
          <w:tcPr>
            <w:tcW w:w="2308" w:type="dxa"/>
            <w:vMerge w:val="restart"/>
            <w:tcBorders>
              <w:top w:val="single" w:sz="8" w:space="0" w:color="AEAEAE"/>
              <w:left w:val="nil"/>
              <w:bottom w:val="single" w:sz="8" w:space="0" w:color="AEAEAE"/>
              <w:right w:val="nil"/>
            </w:tcBorders>
            <w:shd w:val="clear" w:color="auto" w:fill="E0E0E0"/>
          </w:tcPr>
          <w:p w14:paraId="4AE815FE"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14:paraId="44A09A3F"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14:paraId="604A4F1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14:paraId="50F8CD47" w14:textId="77777777" w:rsidTr="0070304D">
        <w:trPr>
          <w:cantSplit/>
        </w:trPr>
        <w:tc>
          <w:tcPr>
            <w:tcW w:w="2308" w:type="dxa"/>
            <w:vMerge/>
            <w:tcBorders>
              <w:top w:val="single" w:sz="8" w:space="0" w:color="AEAEAE"/>
              <w:left w:val="nil"/>
              <w:bottom w:val="single" w:sz="8" w:space="0" w:color="AEAEAE"/>
              <w:right w:val="nil"/>
            </w:tcBorders>
            <w:shd w:val="clear" w:color="auto" w:fill="E0E0E0"/>
          </w:tcPr>
          <w:p w14:paraId="391CE42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24687CEA"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14:paraId="578CD5F4"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14:paraId="2947FBD8" w14:textId="77777777" w:rsidTr="0070304D">
        <w:trPr>
          <w:cantSplit/>
        </w:trPr>
        <w:tc>
          <w:tcPr>
            <w:tcW w:w="2308" w:type="dxa"/>
            <w:vMerge/>
            <w:tcBorders>
              <w:top w:val="single" w:sz="8" w:space="0" w:color="AEAEAE"/>
              <w:left w:val="nil"/>
              <w:bottom w:val="single" w:sz="8" w:space="0" w:color="AEAEAE"/>
              <w:right w:val="nil"/>
            </w:tcBorders>
            <w:shd w:val="clear" w:color="auto" w:fill="E0E0E0"/>
          </w:tcPr>
          <w:p w14:paraId="73E7FC4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25C50CD3"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14:paraId="1389D1F2"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14:paraId="7A1152D5" w14:textId="77777777" w:rsidTr="0070304D">
        <w:trPr>
          <w:cantSplit/>
        </w:trPr>
        <w:tc>
          <w:tcPr>
            <w:tcW w:w="2308" w:type="dxa"/>
            <w:vMerge/>
            <w:tcBorders>
              <w:top w:val="single" w:sz="8" w:space="0" w:color="AEAEAE"/>
              <w:left w:val="nil"/>
              <w:bottom w:val="single" w:sz="8" w:space="0" w:color="AEAEAE"/>
              <w:right w:val="nil"/>
            </w:tcBorders>
            <w:shd w:val="clear" w:color="auto" w:fill="E0E0E0"/>
          </w:tcPr>
          <w:p w14:paraId="49955985"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01982B2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14:paraId="45BCE10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14:paraId="51EAAD35" w14:textId="77777777" w:rsidTr="0070304D">
        <w:trPr>
          <w:cantSplit/>
        </w:trPr>
        <w:tc>
          <w:tcPr>
            <w:tcW w:w="2308" w:type="dxa"/>
            <w:vMerge/>
            <w:tcBorders>
              <w:top w:val="single" w:sz="8" w:space="0" w:color="AEAEAE"/>
              <w:left w:val="nil"/>
              <w:bottom w:val="single" w:sz="8" w:space="0" w:color="AEAEAE"/>
              <w:right w:val="nil"/>
            </w:tcBorders>
            <w:shd w:val="clear" w:color="auto" w:fill="E0E0E0"/>
          </w:tcPr>
          <w:p w14:paraId="05A3AEC4"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3745291"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14:paraId="50907BD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14:paraId="5B96445D" w14:textId="77777777" w:rsidTr="0070304D">
        <w:trPr>
          <w:cantSplit/>
        </w:trPr>
        <w:tc>
          <w:tcPr>
            <w:tcW w:w="2308" w:type="dxa"/>
            <w:vMerge/>
            <w:tcBorders>
              <w:top w:val="single" w:sz="8" w:space="0" w:color="AEAEAE"/>
              <w:left w:val="nil"/>
              <w:bottom w:val="single" w:sz="8" w:space="0" w:color="AEAEAE"/>
              <w:right w:val="nil"/>
            </w:tcBorders>
            <w:shd w:val="clear" w:color="auto" w:fill="E0E0E0"/>
          </w:tcPr>
          <w:p w14:paraId="3303B182"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2FBD873E"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14:paraId="14FA262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14:paraId="08D5F49D" w14:textId="77777777" w:rsidTr="0070304D">
        <w:trPr>
          <w:cantSplit/>
        </w:trPr>
        <w:tc>
          <w:tcPr>
            <w:tcW w:w="2308" w:type="dxa"/>
            <w:vMerge w:val="restart"/>
            <w:tcBorders>
              <w:top w:val="single" w:sz="8" w:space="0" w:color="AEAEAE"/>
              <w:left w:val="nil"/>
              <w:bottom w:val="single" w:sz="8" w:space="0" w:color="AEAEAE"/>
              <w:right w:val="nil"/>
            </w:tcBorders>
            <w:shd w:val="clear" w:color="auto" w:fill="E0E0E0"/>
          </w:tcPr>
          <w:p w14:paraId="2EC9855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14:paraId="040D477B"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14:paraId="0C7BEA3E"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14:paraId="018A6E9D" w14:textId="77777777" w:rsidTr="0070304D">
        <w:trPr>
          <w:cantSplit/>
        </w:trPr>
        <w:tc>
          <w:tcPr>
            <w:tcW w:w="2308" w:type="dxa"/>
            <w:vMerge/>
            <w:tcBorders>
              <w:top w:val="single" w:sz="8" w:space="0" w:color="AEAEAE"/>
              <w:left w:val="nil"/>
              <w:bottom w:val="single" w:sz="8" w:space="0" w:color="AEAEAE"/>
              <w:right w:val="nil"/>
            </w:tcBorders>
            <w:shd w:val="clear" w:color="auto" w:fill="E0E0E0"/>
          </w:tcPr>
          <w:p w14:paraId="1315E555"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4A0BAD7E"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14:paraId="3D0B9CC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14:paraId="508860ED" w14:textId="77777777" w:rsidTr="0070304D">
        <w:trPr>
          <w:cantSplit/>
        </w:trPr>
        <w:tc>
          <w:tcPr>
            <w:tcW w:w="4786" w:type="dxa"/>
            <w:gridSpan w:val="2"/>
            <w:tcBorders>
              <w:top w:val="single" w:sz="8" w:space="0" w:color="AEAEAE"/>
              <w:left w:val="nil"/>
              <w:bottom w:val="single" w:sz="8" w:space="0" w:color="AEAEAE"/>
              <w:right w:val="nil"/>
            </w:tcBorders>
            <w:shd w:val="clear" w:color="auto" w:fill="E0E0E0"/>
          </w:tcPr>
          <w:p w14:paraId="36C23B3A"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14:paraId="5466F0C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14:paraId="0C2F8C9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14:paraId="17301F5F"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14:paraId="2C3035B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14:paraId="3EC45DDC" w14:textId="77777777" w:rsidTr="0070304D">
        <w:trPr>
          <w:cantSplit/>
        </w:trPr>
        <w:tc>
          <w:tcPr>
            <w:tcW w:w="2308" w:type="dxa"/>
            <w:vMerge w:val="restart"/>
            <w:tcBorders>
              <w:top w:val="single" w:sz="8" w:space="0" w:color="AEAEAE"/>
              <w:left w:val="nil"/>
              <w:bottom w:val="single" w:sz="8" w:space="0" w:color="152935"/>
              <w:right w:val="nil"/>
            </w:tcBorders>
            <w:shd w:val="clear" w:color="auto" w:fill="E0E0E0"/>
          </w:tcPr>
          <w:p w14:paraId="1AFB4296"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14:paraId="343629D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14:paraId="1CF0038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14:paraId="2E753367" w14:textId="77777777" w:rsidTr="0070304D">
        <w:trPr>
          <w:cantSplit/>
        </w:trPr>
        <w:tc>
          <w:tcPr>
            <w:tcW w:w="2308" w:type="dxa"/>
            <w:vMerge/>
            <w:tcBorders>
              <w:top w:val="single" w:sz="8" w:space="0" w:color="AEAEAE"/>
              <w:left w:val="nil"/>
              <w:bottom w:val="single" w:sz="8" w:space="0" w:color="152935"/>
              <w:right w:val="nil"/>
            </w:tcBorders>
            <w:shd w:val="clear" w:color="auto" w:fill="E0E0E0"/>
          </w:tcPr>
          <w:p w14:paraId="0E519884"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14:paraId="6B54C064"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14:paraId="2D659E4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14:paraId="6141BFB2"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3264023B" w14:textId="77777777"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14:paraId="0CAEA015" w14:textId="77777777" w:rsidTr="00304149">
        <w:trPr>
          <w:cantSplit/>
        </w:trPr>
        <w:tc>
          <w:tcPr>
            <w:tcW w:w="2799" w:type="dxa"/>
            <w:gridSpan w:val="3"/>
            <w:tcBorders>
              <w:top w:val="nil"/>
              <w:left w:val="nil"/>
              <w:bottom w:val="nil"/>
              <w:right w:val="nil"/>
            </w:tcBorders>
            <w:shd w:val="clear" w:color="auto" w:fill="FFFFFF"/>
            <w:vAlign w:val="center"/>
          </w:tcPr>
          <w:p w14:paraId="41B660DC"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14:paraId="0ACE77C9" w14:textId="77777777" w:rsidTr="00304149">
        <w:trPr>
          <w:cantSplit/>
        </w:trPr>
        <w:tc>
          <w:tcPr>
            <w:tcW w:w="2799" w:type="dxa"/>
            <w:gridSpan w:val="3"/>
            <w:tcBorders>
              <w:top w:val="nil"/>
              <w:left w:val="nil"/>
              <w:bottom w:val="nil"/>
              <w:right w:val="nil"/>
            </w:tcBorders>
            <w:shd w:val="clear" w:color="auto" w:fill="FFFFFF"/>
            <w:vAlign w:val="bottom"/>
          </w:tcPr>
          <w:p w14:paraId="223FF609" w14:textId="77777777"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14:paraId="207EAFD7" w14:textId="77777777" w:rsidTr="00304149">
        <w:trPr>
          <w:cantSplit/>
        </w:trPr>
        <w:tc>
          <w:tcPr>
            <w:tcW w:w="760" w:type="dxa"/>
            <w:vMerge w:val="restart"/>
            <w:tcBorders>
              <w:top w:val="nil"/>
              <w:left w:val="nil"/>
              <w:bottom w:val="single" w:sz="8" w:space="0" w:color="AEAEAE"/>
              <w:right w:val="nil"/>
            </w:tcBorders>
            <w:shd w:val="clear" w:color="auto" w:fill="E0E0E0"/>
          </w:tcPr>
          <w:p w14:paraId="2DD61C8F"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14:paraId="0A1258D1"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14:paraId="7CE60C9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14:paraId="33C48F92" w14:textId="77777777" w:rsidTr="00304149">
        <w:trPr>
          <w:cantSplit/>
        </w:trPr>
        <w:tc>
          <w:tcPr>
            <w:tcW w:w="760" w:type="dxa"/>
            <w:vMerge/>
            <w:tcBorders>
              <w:top w:val="nil"/>
              <w:left w:val="nil"/>
              <w:bottom w:val="single" w:sz="8" w:space="0" w:color="AEAEAE"/>
              <w:right w:val="nil"/>
            </w:tcBorders>
            <w:shd w:val="clear" w:color="auto" w:fill="E0E0E0"/>
          </w:tcPr>
          <w:p w14:paraId="372C85A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14:paraId="420F1FA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14:paraId="593DD29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14:paraId="670C0350" w14:textId="77777777" w:rsidTr="00304149">
        <w:trPr>
          <w:cantSplit/>
        </w:trPr>
        <w:tc>
          <w:tcPr>
            <w:tcW w:w="1740" w:type="dxa"/>
            <w:gridSpan w:val="2"/>
            <w:tcBorders>
              <w:top w:val="single" w:sz="8" w:space="0" w:color="AEAEAE"/>
              <w:left w:val="nil"/>
              <w:bottom w:val="single" w:sz="8" w:space="0" w:color="AEAEAE"/>
              <w:right w:val="nil"/>
            </w:tcBorders>
            <w:shd w:val="clear" w:color="auto" w:fill="E0E0E0"/>
          </w:tcPr>
          <w:p w14:paraId="16C4AE0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14:paraId="1255222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14:paraId="41DCB01E" w14:textId="77777777" w:rsidTr="00304149">
        <w:trPr>
          <w:cantSplit/>
        </w:trPr>
        <w:tc>
          <w:tcPr>
            <w:tcW w:w="1740" w:type="dxa"/>
            <w:gridSpan w:val="2"/>
            <w:tcBorders>
              <w:top w:val="single" w:sz="8" w:space="0" w:color="AEAEAE"/>
              <w:left w:val="nil"/>
              <w:bottom w:val="single" w:sz="8" w:space="0" w:color="AEAEAE"/>
              <w:right w:val="nil"/>
            </w:tcBorders>
            <w:shd w:val="clear" w:color="auto" w:fill="E0E0E0"/>
          </w:tcPr>
          <w:p w14:paraId="52E80966"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14:paraId="2ABD792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14:paraId="1564C287" w14:textId="77777777" w:rsidTr="00304149">
        <w:trPr>
          <w:cantSplit/>
        </w:trPr>
        <w:tc>
          <w:tcPr>
            <w:tcW w:w="1740" w:type="dxa"/>
            <w:gridSpan w:val="2"/>
            <w:tcBorders>
              <w:top w:val="single" w:sz="8" w:space="0" w:color="AEAEAE"/>
              <w:left w:val="nil"/>
              <w:bottom w:val="single" w:sz="8" w:space="0" w:color="AEAEAE"/>
              <w:right w:val="nil"/>
            </w:tcBorders>
            <w:shd w:val="clear" w:color="auto" w:fill="E0E0E0"/>
          </w:tcPr>
          <w:p w14:paraId="4A5D5387"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14:paraId="795A39B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14:paraId="4C652465" w14:textId="77777777" w:rsidTr="00304149">
        <w:trPr>
          <w:cantSplit/>
        </w:trPr>
        <w:tc>
          <w:tcPr>
            <w:tcW w:w="1740" w:type="dxa"/>
            <w:gridSpan w:val="2"/>
            <w:tcBorders>
              <w:top w:val="single" w:sz="8" w:space="0" w:color="AEAEAE"/>
              <w:left w:val="nil"/>
              <w:bottom w:val="single" w:sz="8" w:space="0" w:color="AEAEAE"/>
              <w:right w:val="nil"/>
            </w:tcBorders>
            <w:shd w:val="clear" w:color="auto" w:fill="E0E0E0"/>
          </w:tcPr>
          <w:p w14:paraId="55876C9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14:paraId="475CC10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14:paraId="11718116" w14:textId="77777777" w:rsidTr="00304149">
        <w:trPr>
          <w:cantSplit/>
        </w:trPr>
        <w:tc>
          <w:tcPr>
            <w:tcW w:w="1740" w:type="dxa"/>
            <w:gridSpan w:val="2"/>
            <w:tcBorders>
              <w:top w:val="single" w:sz="8" w:space="0" w:color="AEAEAE"/>
              <w:left w:val="nil"/>
              <w:bottom w:val="single" w:sz="8" w:space="0" w:color="AEAEAE"/>
              <w:right w:val="nil"/>
            </w:tcBorders>
            <w:shd w:val="clear" w:color="auto" w:fill="E0E0E0"/>
          </w:tcPr>
          <w:p w14:paraId="5F32192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14:paraId="1FFB943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14:paraId="0D393128" w14:textId="77777777" w:rsidTr="00304149">
        <w:trPr>
          <w:cantSplit/>
        </w:trPr>
        <w:tc>
          <w:tcPr>
            <w:tcW w:w="1740" w:type="dxa"/>
            <w:gridSpan w:val="2"/>
            <w:tcBorders>
              <w:top w:val="single" w:sz="8" w:space="0" w:color="AEAEAE"/>
              <w:left w:val="nil"/>
              <w:bottom w:val="single" w:sz="8" w:space="0" w:color="152935"/>
              <w:right w:val="nil"/>
            </w:tcBorders>
            <w:shd w:val="clear" w:color="auto" w:fill="E0E0E0"/>
          </w:tcPr>
          <w:p w14:paraId="4A71D593"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14:paraId="0C1B452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14:paraId="661F774A" w14:textId="77777777"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14:paraId="60302EB8" w14:textId="77777777"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14:paraId="337D24B5"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14:paraId="62F601C1"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14:paraId="3E01167E" w14:textId="77777777" w:rsidTr="0070304D">
        <w:trPr>
          <w:cantSplit/>
        </w:trPr>
        <w:tc>
          <w:tcPr>
            <w:tcW w:w="7295" w:type="dxa"/>
            <w:gridSpan w:val="3"/>
            <w:tcBorders>
              <w:top w:val="nil"/>
              <w:left w:val="nil"/>
              <w:bottom w:val="nil"/>
              <w:right w:val="nil"/>
            </w:tcBorders>
            <w:shd w:val="clear" w:color="auto" w:fill="FFFFFF"/>
            <w:vAlign w:val="center"/>
          </w:tcPr>
          <w:p w14:paraId="12AE2654"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14:paraId="5354DF81" w14:textId="77777777" w:rsidTr="0070304D">
        <w:trPr>
          <w:cantSplit/>
        </w:trPr>
        <w:tc>
          <w:tcPr>
            <w:tcW w:w="4786" w:type="dxa"/>
            <w:gridSpan w:val="2"/>
            <w:tcBorders>
              <w:top w:val="nil"/>
              <w:left w:val="nil"/>
              <w:bottom w:val="single" w:sz="8" w:space="0" w:color="AEAEAE"/>
              <w:right w:val="nil"/>
            </w:tcBorders>
            <w:shd w:val="clear" w:color="auto" w:fill="E0E0E0"/>
          </w:tcPr>
          <w:p w14:paraId="4AC8BF8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14:paraId="1268A37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14:paraId="5EC3BD1C" w14:textId="77777777" w:rsidTr="0070304D">
        <w:trPr>
          <w:cantSplit/>
        </w:trPr>
        <w:tc>
          <w:tcPr>
            <w:tcW w:w="4786" w:type="dxa"/>
            <w:gridSpan w:val="2"/>
            <w:tcBorders>
              <w:top w:val="single" w:sz="8" w:space="0" w:color="AEAEAE"/>
              <w:left w:val="nil"/>
              <w:bottom w:val="single" w:sz="8" w:space="0" w:color="AEAEAE"/>
              <w:right w:val="nil"/>
            </w:tcBorders>
            <w:shd w:val="clear" w:color="auto" w:fill="E0E0E0"/>
          </w:tcPr>
          <w:p w14:paraId="7A0F43AF"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14:paraId="36A47906"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14:paraId="22EAF6A2" w14:textId="77777777" w:rsidTr="0070304D">
        <w:trPr>
          <w:cantSplit/>
        </w:trPr>
        <w:tc>
          <w:tcPr>
            <w:tcW w:w="2308" w:type="dxa"/>
            <w:vMerge w:val="restart"/>
            <w:tcBorders>
              <w:top w:val="single" w:sz="8" w:space="0" w:color="AEAEAE"/>
              <w:left w:val="nil"/>
              <w:bottom w:val="single" w:sz="8" w:space="0" w:color="AEAEAE"/>
              <w:right w:val="nil"/>
            </w:tcBorders>
            <w:shd w:val="clear" w:color="auto" w:fill="E0E0E0"/>
          </w:tcPr>
          <w:p w14:paraId="163AC486"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14:paraId="67920AFD"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14:paraId="68BC829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14:paraId="78C9C6BB" w14:textId="77777777" w:rsidTr="0070304D">
        <w:trPr>
          <w:cantSplit/>
        </w:trPr>
        <w:tc>
          <w:tcPr>
            <w:tcW w:w="2308" w:type="dxa"/>
            <w:vMerge/>
            <w:tcBorders>
              <w:top w:val="single" w:sz="8" w:space="0" w:color="AEAEAE"/>
              <w:left w:val="nil"/>
              <w:bottom w:val="single" w:sz="8" w:space="0" w:color="AEAEAE"/>
              <w:right w:val="nil"/>
            </w:tcBorders>
            <w:shd w:val="clear" w:color="auto" w:fill="E0E0E0"/>
          </w:tcPr>
          <w:p w14:paraId="2B047088"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645DD66A"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14:paraId="7EF78582"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14:paraId="7CEA206B" w14:textId="77777777" w:rsidTr="0070304D">
        <w:trPr>
          <w:cantSplit/>
        </w:trPr>
        <w:tc>
          <w:tcPr>
            <w:tcW w:w="2308" w:type="dxa"/>
            <w:vMerge/>
            <w:tcBorders>
              <w:top w:val="single" w:sz="8" w:space="0" w:color="AEAEAE"/>
              <w:left w:val="nil"/>
              <w:bottom w:val="single" w:sz="8" w:space="0" w:color="AEAEAE"/>
              <w:right w:val="nil"/>
            </w:tcBorders>
            <w:shd w:val="clear" w:color="auto" w:fill="E0E0E0"/>
          </w:tcPr>
          <w:p w14:paraId="6FD9F389"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760B58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14:paraId="741FA42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14:paraId="5584A740" w14:textId="77777777" w:rsidTr="0070304D">
        <w:trPr>
          <w:cantSplit/>
        </w:trPr>
        <w:tc>
          <w:tcPr>
            <w:tcW w:w="2308" w:type="dxa"/>
            <w:vMerge/>
            <w:tcBorders>
              <w:top w:val="single" w:sz="8" w:space="0" w:color="AEAEAE"/>
              <w:left w:val="nil"/>
              <w:bottom w:val="single" w:sz="8" w:space="0" w:color="AEAEAE"/>
              <w:right w:val="nil"/>
            </w:tcBorders>
            <w:shd w:val="clear" w:color="auto" w:fill="E0E0E0"/>
          </w:tcPr>
          <w:p w14:paraId="3CEAB39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2F77D8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14:paraId="3B981C5B"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14:paraId="5F843A80" w14:textId="77777777" w:rsidTr="0070304D">
        <w:trPr>
          <w:cantSplit/>
        </w:trPr>
        <w:tc>
          <w:tcPr>
            <w:tcW w:w="2308" w:type="dxa"/>
            <w:vMerge/>
            <w:tcBorders>
              <w:top w:val="single" w:sz="8" w:space="0" w:color="AEAEAE"/>
              <w:left w:val="nil"/>
              <w:bottom w:val="single" w:sz="8" w:space="0" w:color="AEAEAE"/>
              <w:right w:val="nil"/>
            </w:tcBorders>
            <w:shd w:val="clear" w:color="auto" w:fill="E0E0E0"/>
          </w:tcPr>
          <w:p w14:paraId="5D111412"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733BDDDD"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14:paraId="5ABB53A1"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14:paraId="2C39DC21" w14:textId="77777777" w:rsidTr="0070304D">
        <w:trPr>
          <w:cantSplit/>
        </w:trPr>
        <w:tc>
          <w:tcPr>
            <w:tcW w:w="2308" w:type="dxa"/>
            <w:vMerge/>
            <w:tcBorders>
              <w:top w:val="single" w:sz="8" w:space="0" w:color="AEAEAE"/>
              <w:left w:val="nil"/>
              <w:bottom w:val="single" w:sz="8" w:space="0" w:color="AEAEAE"/>
              <w:right w:val="nil"/>
            </w:tcBorders>
            <w:shd w:val="clear" w:color="auto" w:fill="E0E0E0"/>
          </w:tcPr>
          <w:p w14:paraId="6EC539BB"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14:paraId="1F44B71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14:paraId="2A30C67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14:paraId="00CA793C" w14:textId="77777777" w:rsidTr="0070304D">
        <w:trPr>
          <w:cantSplit/>
        </w:trPr>
        <w:tc>
          <w:tcPr>
            <w:tcW w:w="2308" w:type="dxa"/>
            <w:tcBorders>
              <w:top w:val="single" w:sz="8" w:space="0" w:color="AEAEAE"/>
              <w:left w:val="nil"/>
              <w:bottom w:val="single" w:sz="8" w:space="0" w:color="AEAEAE"/>
              <w:right w:val="nil"/>
            </w:tcBorders>
            <w:shd w:val="clear" w:color="auto" w:fill="E0E0E0"/>
          </w:tcPr>
          <w:p w14:paraId="42BEBA3A"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14:paraId="29FB0D8D"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14:paraId="1F43A2D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14:paraId="72E78572" w14:textId="77777777" w:rsidTr="0070304D">
        <w:trPr>
          <w:cantSplit/>
        </w:trPr>
        <w:tc>
          <w:tcPr>
            <w:tcW w:w="4786" w:type="dxa"/>
            <w:gridSpan w:val="2"/>
            <w:tcBorders>
              <w:top w:val="single" w:sz="8" w:space="0" w:color="AEAEAE"/>
              <w:left w:val="nil"/>
              <w:bottom w:val="single" w:sz="8" w:space="0" w:color="AEAEAE"/>
              <w:right w:val="nil"/>
            </w:tcBorders>
            <w:shd w:val="clear" w:color="auto" w:fill="E0E0E0"/>
          </w:tcPr>
          <w:p w14:paraId="72999A9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14:paraId="09CC314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14:paraId="798B4C6D"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14:paraId="6FFFF76B"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14:paraId="49C3AD9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/CRITERIA=PIN(0.05) POUT(0.10) ITERATE(30) CUT(0.5).</w:t>
            </w:r>
          </w:p>
        </w:tc>
      </w:tr>
      <w:tr w:rsidR="0070304D" w:rsidRPr="0070304D" w14:paraId="0ED7B1D1" w14:textId="77777777" w:rsidTr="0070304D">
        <w:trPr>
          <w:cantSplit/>
        </w:trPr>
        <w:tc>
          <w:tcPr>
            <w:tcW w:w="2308" w:type="dxa"/>
            <w:vMerge w:val="restart"/>
            <w:tcBorders>
              <w:top w:val="single" w:sz="8" w:space="0" w:color="AEAEAE"/>
              <w:left w:val="nil"/>
              <w:bottom w:val="single" w:sz="8" w:space="0" w:color="152935"/>
              <w:right w:val="nil"/>
            </w:tcBorders>
            <w:shd w:val="clear" w:color="auto" w:fill="E0E0E0"/>
          </w:tcPr>
          <w:p w14:paraId="36F74F77"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14:paraId="48B0552E"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14:paraId="2FC0B47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14:paraId="2E242197" w14:textId="77777777" w:rsidTr="0070304D">
        <w:trPr>
          <w:cantSplit/>
        </w:trPr>
        <w:tc>
          <w:tcPr>
            <w:tcW w:w="2308" w:type="dxa"/>
            <w:vMerge/>
            <w:tcBorders>
              <w:top w:val="single" w:sz="8" w:space="0" w:color="AEAEAE"/>
              <w:left w:val="nil"/>
              <w:bottom w:val="single" w:sz="8" w:space="0" w:color="152935"/>
              <w:right w:val="nil"/>
            </w:tcBorders>
            <w:shd w:val="clear" w:color="auto" w:fill="E0E0E0"/>
          </w:tcPr>
          <w:p w14:paraId="03CD5314"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14:paraId="76F8E9E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14:paraId="463303C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14:paraId="3B2957DA" w14:textId="77777777"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14:paraId="1BAA261A" w14:textId="77777777" w:rsidTr="0070304D">
        <w:trPr>
          <w:cantSplit/>
        </w:trPr>
        <w:tc>
          <w:tcPr>
            <w:tcW w:w="5736" w:type="dxa"/>
            <w:gridSpan w:val="4"/>
            <w:tcBorders>
              <w:top w:val="nil"/>
              <w:left w:val="nil"/>
              <w:bottom w:val="nil"/>
              <w:right w:val="nil"/>
            </w:tcBorders>
            <w:shd w:val="clear" w:color="auto" w:fill="FFFFFF"/>
            <w:vAlign w:val="center"/>
          </w:tcPr>
          <w:p w14:paraId="3C1C104D"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14:paraId="562756FC" w14:textId="77777777" w:rsidTr="0070304D">
        <w:trPr>
          <w:cantSplit/>
        </w:trPr>
        <w:tc>
          <w:tcPr>
            <w:tcW w:w="3654" w:type="dxa"/>
            <w:gridSpan w:val="2"/>
            <w:tcBorders>
              <w:top w:val="nil"/>
              <w:left w:val="nil"/>
              <w:bottom w:val="single" w:sz="8" w:space="0" w:color="152935"/>
              <w:right w:val="nil"/>
            </w:tcBorders>
            <w:shd w:val="clear" w:color="auto" w:fill="FFFFFF"/>
            <w:vAlign w:val="bottom"/>
          </w:tcPr>
          <w:p w14:paraId="69847BE6"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Unweighted Cases</w:t>
            </w:r>
            <w:r w:rsidRPr="0070304D">
              <w:rPr>
                <w:rFonts w:ascii="Arial" w:eastAsiaTheme="minorEastAsia" w:hAnsi="Arial" w:cs="Arial"/>
                <w:color w:val="264A60"/>
                <w:sz w:val="18"/>
                <w:szCs w:val="18"/>
                <w:vertAlign w:val="superscript"/>
              </w:rPr>
              <w:t>a</w:t>
            </w:r>
          </w:p>
        </w:tc>
        <w:tc>
          <w:tcPr>
            <w:tcW w:w="1041" w:type="dxa"/>
            <w:tcBorders>
              <w:top w:val="nil"/>
              <w:left w:val="nil"/>
              <w:bottom w:val="single" w:sz="8" w:space="0" w:color="152935"/>
              <w:right w:val="single" w:sz="8" w:space="0" w:color="E0E0E0"/>
            </w:tcBorders>
            <w:shd w:val="clear" w:color="auto" w:fill="FFFFFF"/>
            <w:vAlign w:val="bottom"/>
          </w:tcPr>
          <w:p w14:paraId="1A921933"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14:paraId="71DD698E"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14:paraId="02CDF63E" w14:textId="77777777" w:rsidTr="0070304D">
        <w:trPr>
          <w:cantSplit/>
        </w:trPr>
        <w:tc>
          <w:tcPr>
            <w:tcW w:w="1664" w:type="dxa"/>
            <w:vMerge w:val="restart"/>
            <w:tcBorders>
              <w:top w:val="single" w:sz="8" w:space="0" w:color="152935"/>
              <w:left w:val="nil"/>
              <w:bottom w:val="single" w:sz="8" w:space="0" w:color="AEAEAE"/>
              <w:right w:val="nil"/>
            </w:tcBorders>
            <w:shd w:val="clear" w:color="auto" w:fill="E0E0E0"/>
          </w:tcPr>
          <w:p w14:paraId="3E40D8B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14:paraId="58C5BB4B"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14:paraId="34AF008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14:paraId="38B4953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14:paraId="4C158E69" w14:textId="77777777" w:rsidTr="0070304D">
        <w:trPr>
          <w:cantSplit/>
        </w:trPr>
        <w:tc>
          <w:tcPr>
            <w:tcW w:w="1664" w:type="dxa"/>
            <w:vMerge/>
            <w:tcBorders>
              <w:top w:val="single" w:sz="8" w:space="0" w:color="152935"/>
              <w:left w:val="nil"/>
              <w:bottom w:val="single" w:sz="8" w:space="0" w:color="AEAEAE"/>
              <w:right w:val="nil"/>
            </w:tcBorders>
            <w:shd w:val="clear" w:color="auto" w:fill="E0E0E0"/>
          </w:tcPr>
          <w:p w14:paraId="326C5B07"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14:paraId="01ECDF5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14:paraId="77417F4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14:paraId="26BD6D44"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14:paraId="529926F6" w14:textId="77777777" w:rsidTr="0070304D">
        <w:trPr>
          <w:cantSplit/>
        </w:trPr>
        <w:tc>
          <w:tcPr>
            <w:tcW w:w="1664" w:type="dxa"/>
            <w:vMerge/>
            <w:tcBorders>
              <w:top w:val="single" w:sz="8" w:space="0" w:color="152935"/>
              <w:left w:val="nil"/>
              <w:bottom w:val="single" w:sz="8" w:space="0" w:color="AEAEAE"/>
              <w:right w:val="nil"/>
            </w:tcBorders>
            <w:shd w:val="clear" w:color="auto" w:fill="E0E0E0"/>
          </w:tcPr>
          <w:p w14:paraId="720541A3"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14:paraId="4EB3EED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14:paraId="67DEAC3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14:paraId="648161F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14:paraId="4AF839A3" w14:textId="77777777" w:rsidTr="0070304D">
        <w:trPr>
          <w:cantSplit/>
        </w:trPr>
        <w:tc>
          <w:tcPr>
            <w:tcW w:w="3654" w:type="dxa"/>
            <w:gridSpan w:val="2"/>
            <w:tcBorders>
              <w:top w:val="single" w:sz="8" w:space="0" w:color="AEAEAE"/>
              <w:left w:val="nil"/>
              <w:bottom w:val="single" w:sz="8" w:space="0" w:color="AEAEAE"/>
              <w:right w:val="nil"/>
            </w:tcBorders>
            <w:shd w:val="clear" w:color="auto" w:fill="E0E0E0"/>
          </w:tcPr>
          <w:p w14:paraId="58789577"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14:paraId="250AD7D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14:paraId="2C0806C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14:paraId="04B80A12" w14:textId="77777777" w:rsidTr="0070304D">
        <w:trPr>
          <w:cantSplit/>
        </w:trPr>
        <w:tc>
          <w:tcPr>
            <w:tcW w:w="3654" w:type="dxa"/>
            <w:gridSpan w:val="2"/>
            <w:tcBorders>
              <w:top w:val="single" w:sz="8" w:space="0" w:color="AEAEAE"/>
              <w:left w:val="nil"/>
              <w:bottom w:val="single" w:sz="8" w:space="0" w:color="152935"/>
              <w:right w:val="nil"/>
            </w:tcBorders>
            <w:shd w:val="clear" w:color="auto" w:fill="E0E0E0"/>
          </w:tcPr>
          <w:p w14:paraId="2FC7F10A"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14:paraId="2476E9C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14:paraId="00F2FBF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14:paraId="23670CE3"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14:paraId="433ABD0D" w14:textId="77777777" w:rsidTr="0070304D">
        <w:trPr>
          <w:cantSplit/>
        </w:trPr>
        <w:tc>
          <w:tcPr>
            <w:tcW w:w="5734" w:type="dxa"/>
            <w:tcBorders>
              <w:top w:val="nil"/>
              <w:left w:val="nil"/>
              <w:bottom w:val="nil"/>
              <w:right w:val="nil"/>
            </w:tcBorders>
            <w:shd w:val="clear" w:color="auto" w:fill="FFFFFF"/>
          </w:tcPr>
          <w:p w14:paraId="43663637"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14:paraId="3F736E72" w14:textId="77777777"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14:paraId="7F95DF52" w14:textId="77777777" w:rsidTr="00304149">
        <w:trPr>
          <w:cantSplit/>
        </w:trPr>
        <w:tc>
          <w:tcPr>
            <w:tcW w:w="2998" w:type="dxa"/>
            <w:gridSpan w:val="2"/>
            <w:tcBorders>
              <w:top w:val="nil"/>
              <w:left w:val="nil"/>
              <w:bottom w:val="nil"/>
              <w:right w:val="nil"/>
            </w:tcBorders>
            <w:shd w:val="clear" w:color="auto" w:fill="FFFFFF"/>
            <w:vAlign w:val="center"/>
          </w:tcPr>
          <w:p w14:paraId="4A60D345"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14:paraId="7F859713" w14:textId="77777777" w:rsidTr="00304149">
        <w:trPr>
          <w:cantSplit/>
        </w:trPr>
        <w:tc>
          <w:tcPr>
            <w:tcW w:w="1515" w:type="dxa"/>
            <w:tcBorders>
              <w:top w:val="nil"/>
              <w:left w:val="nil"/>
              <w:bottom w:val="single" w:sz="8" w:space="0" w:color="152935"/>
              <w:right w:val="nil"/>
            </w:tcBorders>
            <w:shd w:val="clear" w:color="auto" w:fill="FFFFFF"/>
            <w:vAlign w:val="bottom"/>
          </w:tcPr>
          <w:p w14:paraId="33A54427"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14:paraId="66344D47"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14:paraId="0C13A470" w14:textId="77777777" w:rsidTr="00304149">
        <w:trPr>
          <w:cantSplit/>
        </w:trPr>
        <w:tc>
          <w:tcPr>
            <w:tcW w:w="1515" w:type="dxa"/>
            <w:tcBorders>
              <w:top w:val="single" w:sz="8" w:space="0" w:color="152935"/>
              <w:left w:val="nil"/>
              <w:bottom w:val="single" w:sz="8" w:space="0" w:color="AEAEAE"/>
              <w:right w:val="nil"/>
            </w:tcBorders>
            <w:shd w:val="clear" w:color="auto" w:fill="E0E0E0"/>
          </w:tcPr>
          <w:p w14:paraId="43019E87"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14:paraId="302B66C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14:paraId="7F231850" w14:textId="77777777" w:rsidTr="00304149">
        <w:trPr>
          <w:cantSplit/>
        </w:trPr>
        <w:tc>
          <w:tcPr>
            <w:tcW w:w="1515" w:type="dxa"/>
            <w:tcBorders>
              <w:top w:val="single" w:sz="8" w:space="0" w:color="AEAEAE"/>
              <w:left w:val="nil"/>
              <w:bottom w:val="single" w:sz="8" w:space="0" w:color="152935"/>
              <w:right w:val="nil"/>
            </w:tcBorders>
            <w:shd w:val="clear" w:color="auto" w:fill="E0E0E0"/>
          </w:tcPr>
          <w:p w14:paraId="6898079F"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14:paraId="2B693BA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14:paraId="0068A54F" w14:textId="77777777"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499A7F12" w14:textId="77777777"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4709B84C" w14:textId="77777777"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14:paraId="5AF00CE8"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14:paraId="462BFD31"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14:paraId="476CC7BB" w14:textId="77777777" w:rsidTr="0070304D">
        <w:trPr>
          <w:cantSplit/>
        </w:trPr>
        <w:tc>
          <w:tcPr>
            <w:tcW w:w="4403" w:type="dxa"/>
            <w:gridSpan w:val="4"/>
            <w:tcBorders>
              <w:top w:val="nil"/>
              <w:left w:val="nil"/>
              <w:bottom w:val="nil"/>
              <w:right w:val="nil"/>
            </w:tcBorders>
            <w:shd w:val="clear" w:color="auto" w:fill="FFFFFF"/>
            <w:vAlign w:val="center"/>
          </w:tcPr>
          <w:p w14:paraId="209D23A2"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Iteration History</w:t>
            </w:r>
            <w:r w:rsidRPr="0070304D">
              <w:rPr>
                <w:rFonts w:ascii="Arial" w:eastAsiaTheme="minorEastAsia" w:hAnsi="Arial" w:cs="Arial"/>
                <w:b/>
                <w:bCs/>
                <w:color w:val="010205"/>
                <w:vertAlign w:val="superscript"/>
              </w:rPr>
              <w:t>a,b,c</w:t>
            </w:r>
          </w:p>
        </w:tc>
      </w:tr>
      <w:tr w:rsidR="0070304D" w:rsidRPr="0070304D" w14:paraId="1DC56B9C" w14:textId="77777777" w:rsidTr="0070304D">
        <w:trPr>
          <w:cantSplit/>
        </w:trPr>
        <w:tc>
          <w:tcPr>
            <w:tcW w:w="1592" w:type="dxa"/>
            <w:gridSpan w:val="2"/>
            <w:vMerge w:val="restart"/>
            <w:tcBorders>
              <w:top w:val="nil"/>
              <w:left w:val="nil"/>
              <w:bottom w:val="nil"/>
              <w:right w:val="nil"/>
            </w:tcBorders>
            <w:shd w:val="clear" w:color="auto" w:fill="FFFFFF"/>
            <w:vAlign w:val="bottom"/>
          </w:tcPr>
          <w:p w14:paraId="33372E8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14:paraId="67007922"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14:paraId="1833FEDF"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14:paraId="55B98FCD" w14:textId="77777777" w:rsidTr="0070304D">
        <w:trPr>
          <w:cantSplit/>
        </w:trPr>
        <w:tc>
          <w:tcPr>
            <w:tcW w:w="1592" w:type="dxa"/>
            <w:gridSpan w:val="2"/>
            <w:vMerge/>
            <w:tcBorders>
              <w:top w:val="nil"/>
              <w:left w:val="nil"/>
              <w:bottom w:val="nil"/>
              <w:right w:val="nil"/>
            </w:tcBorders>
            <w:shd w:val="clear" w:color="auto" w:fill="FFFFFF"/>
            <w:vAlign w:val="bottom"/>
          </w:tcPr>
          <w:p w14:paraId="39BDF4CC"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14:paraId="476507A2"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14:paraId="09E29D4F"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14:paraId="3DDD5EBF" w14:textId="77777777" w:rsidTr="0070304D">
        <w:trPr>
          <w:cantSplit/>
        </w:trPr>
        <w:tc>
          <w:tcPr>
            <w:tcW w:w="843" w:type="dxa"/>
            <w:vMerge w:val="restart"/>
            <w:tcBorders>
              <w:top w:val="single" w:sz="8" w:space="0" w:color="152935"/>
              <w:left w:val="nil"/>
              <w:bottom w:val="single" w:sz="8" w:space="0" w:color="152935"/>
              <w:right w:val="nil"/>
            </w:tcBorders>
            <w:shd w:val="clear" w:color="auto" w:fill="E0E0E0"/>
          </w:tcPr>
          <w:p w14:paraId="4ACE9CD7"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14:paraId="7363B72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14:paraId="53752A5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14:paraId="50E6B5E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14:paraId="513A7A2C" w14:textId="77777777" w:rsidTr="0070304D">
        <w:trPr>
          <w:cantSplit/>
        </w:trPr>
        <w:tc>
          <w:tcPr>
            <w:tcW w:w="843" w:type="dxa"/>
            <w:vMerge/>
            <w:tcBorders>
              <w:top w:val="single" w:sz="8" w:space="0" w:color="152935"/>
              <w:left w:val="nil"/>
              <w:bottom w:val="single" w:sz="8" w:space="0" w:color="152935"/>
              <w:right w:val="nil"/>
            </w:tcBorders>
            <w:shd w:val="clear" w:color="auto" w:fill="E0E0E0"/>
          </w:tcPr>
          <w:p w14:paraId="70889A94"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14:paraId="439F0DC3"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14:paraId="47DFBE3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14:paraId="6D903B2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14:paraId="43C1D5E4" w14:textId="77777777" w:rsidTr="0070304D">
        <w:trPr>
          <w:cantSplit/>
        </w:trPr>
        <w:tc>
          <w:tcPr>
            <w:tcW w:w="843" w:type="dxa"/>
            <w:vMerge/>
            <w:tcBorders>
              <w:top w:val="single" w:sz="8" w:space="0" w:color="152935"/>
              <w:left w:val="nil"/>
              <w:bottom w:val="single" w:sz="8" w:space="0" w:color="152935"/>
              <w:right w:val="nil"/>
            </w:tcBorders>
            <w:shd w:val="clear" w:color="auto" w:fill="E0E0E0"/>
          </w:tcPr>
          <w:p w14:paraId="4B6DC193"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14:paraId="4CA80B34"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14:paraId="65C2ABD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14:paraId="784680A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14:paraId="7E375C39"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14:paraId="404F80EA" w14:textId="77777777" w:rsidTr="0070304D">
        <w:trPr>
          <w:cantSplit/>
        </w:trPr>
        <w:tc>
          <w:tcPr>
            <w:tcW w:w="4403" w:type="dxa"/>
            <w:tcBorders>
              <w:top w:val="nil"/>
              <w:left w:val="nil"/>
              <w:bottom w:val="nil"/>
              <w:right w:val="nil"/>
            </w:tcBorders>
            <w:shd w:val="clear" w:color="auto" w:fill="FFFFFF"/>
          </w:tcPr>
          <w:p w14:paraId="2CD9F317"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Constant is included in the model.</w:t>
            </w:r>
          </w:p>
        </w:tc>
      </w:tr>
      <w:tr w:rsidR="0070304D" w:rsidRPr="0070304D" w14:paraId="452C1BCF" w14:textId="77777777" w:rsidTr="0070304D">
        <w:trPr>
          <w:cantSplit/>
        </w:trPr>
        <w:tc>
          <w:tcPr>
            <w:tcW w:w="4403" w:type="dxa"/>
            <w:tcBorders>
              <w:top w:val="nil"/>
              <w:left w:val="nil"/>
              <w:bottom w:val="nil"/>
              <w:right w:val="nil"/>
            </w:tcBorders>
            <w:shd w:val="clear" w:color="auto" w:fill="FFFFFF"/>
          </w:tcPr>
          <w:p w14:paraId="45115664"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14:paraId="0377527D" w14:textId="77777777" w:rsidTr="0070304D">
        <w:trPr>
          <w:cantSplit/>
        </w:trPr>
        <w:tc>
          <w:tcPr>
            <w:tcW w:w="4403" w:type="dxa"/>
            <w:tcBorders>
              <w:top w:val="nil"/>
              <w:left w:val="nil"/>
              <w:bottom w:val="nil"/>
              <w:right w:val="nil"/>
            </w:tcBorders>
            <w:shd w:val="clear" w:color="auto" w:fill="FFFFFF"/>
          </w:tcPr>
          <w:p w14:paraId="4833BA1A"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14:paraId="13A42D20"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14:paraId="3EF2DD45" w14:textId="77777777" w:rsidTr="0070304D">
        <w:trPr>
          <w:cantSplit/>
        </w:trPr>
        <w:tc>
          <w:tcPr>
            <w:tcW w:w="6868" w:type="dxa"/>
            <w:gridSpan w:val="6"/>
            <w:tcBorders>
              <w:top w:val="nil"/>
              <w:left w:val="nil"/>
              <w:bottom w:val="nil"/>
              <w:right w:val="nil"/>
            </w:tcBorders>
            <w:shd w:val="clear" w:color="auto" w:fill="FFFFFF"/>
            <w:vAlign w:val="center"/>
          </w:tcPr>
          <w:p w14:paraId="1C63E271"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Classification Table</w:t>
            </w:r>
            <w:r w:rsidRPr="0070304D">
              <w:rPr>
                <w:rFonts w:ascii="Arial" w:eastAsiaTheme="minorEastAsia" w:hAnsi="Arial" w:cs="Arial"/>
                <w:b/>
                <w:bCs/>
                <w:color w:val="010205"/>
                <w:vertAlign w:val="superscript"/>
              </w:rPr>
              <w:t>a,b</w:t>
            </w:r>
          </w:p>
        </w:tc>
      </w:tr>
      <w:tr w:rsidR="0070304D" w:rsidRPr="0070304D" w14:paraId="7B4A2E29" w14:textId="77777777" w:rsidTr="0070304D">
        <w:trPr>
          <w:cantSplit/>
        </w:trPr>
        <w:tc>
          <w:tcPr>
            <w:tcW w:w="838" w:type="dxa"/>
            <w:vMerge w:val="restart"/>
            <w:tcBorders>
              <w:top w:val="nil"/>
              <w:left w:val="nil"/>
              <w:bottom w:val="nil"/>
              <w:right w:val="nil"/>
            </w:tcBorders>
            <w:shd w:val="clear" w:color="auto" w:fill="FFFFFF"/>
            <w:vAlign w:val="center"/>
          </w:tcPr>
          <w:p w14:paraId="061F8034"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14:paraId="0186001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14:paraId="0CBE4AD9"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14:paraId="0D3931CC" w14:textId="77777777" w:rsidTr="0070304D">
        <w:trPr>
          <w:cantSplit/>
        </w:trPr>
        <w:tc>
          <w:tcPr>
            <w:tcW w:w="838" w:type="dxa"/>
            <w:vMerge/>
            <w:tcBorders>
              <w:top w:val="nil"/>
              <w:left w:val="nil"/>
              <w:bottom w:val="nil"/>
              <w:right w:val="nil"/>
            </w:tcBorders>
            <w:shd w:val="clear" w:color="auto" w:fill="FFFFFF"/>
            <w:vAlign w:val="center"/>
          </w:tcPr>
          <w:p w14:paraId="67D9E399"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14:paraId="2CFD613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14:paraId="0F864AE7"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14:paraId="2DF438F1"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14:paraId="0CDC8C01" w14:textId="77777777" w:rsidTr="0070304D">
        <w:trPr>
          <w:cantSplit/>
        </w:trPr>
        <w:tc>
          <w:tcPr>
            <w:tcW w:w="838" w:type="dxa"/>
            <w:vMerge/>
            <w:tcBorders>
              <w:top w:val="nil"/>
              <w:left w:val="nil"/>
              <w:bottom w:val="nil"/>
              <w:right w:val="nil"/>
            </w:tcBorders>
            <w:shd w:val="clear" w:color="auto" w:fill="FFFFFF"/>
            <w:vAlign w:val="center"/>
          </w:tcPr>
          <w:p w14:paraId="66381415"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14:paraId="10675395"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14:paraId="66FE2875"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14:paraId="3F630C96"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14:paraId="55E6A88A"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14:paraId="4BB706E8" w14:textId="77777777" w:rsidTr="0070304D">
        <w:trPr>
          <w:cantSplit/>
        </w:trPr>
        <w:tc>
          <w:tcPr>
            <w:tcW w:w="838" w:type="dxa"/>
            <w:vMerge w:val="restart"/>
            <w:tcBorders>
              <w:top w:val="single" w:sz="8" w:space="0" w:color="152935"/>
              <w:left w:val="nil"/>
              <w:bottom w:val="single" w:sz="8" w:space="0" w:color="152935"/>
              <w:right w:val="nil"/>
            </w:tcBorders>
            <w:shd w:val="clear" w:color="auto" w:fill="E0E0E0"/>
          </w:tcPr>
          <w:p w14:paraId="03F3BBFD"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14:paraId="387F802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14:paraId="0E64F8B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14:paraId="52A6716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14:paraId="565A407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14:paraId="5F689F6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14:paraId="593D7909" w14:textId="77777777" w:rsidTr="0070304D">
        <w:trPr>
          <w:cantSplit/>
        </w:trPr>
        <w:tc>
          <w:tcPr>
            <w:tcW w:w="838" w:type="dxa"/>
            <w:vMerge/>
            <w:tcBorders>
              <w:top w:val="single" w:sz="8" w:space="0" w:color="152935"/>
              <w:left w:val="nil"/>
              <w:bottom w:val="single" w:sz="8" w:space="0" w:color="152935"/>
              <w:right w:val="nil"/>
            </w:tcBorders>
            <w:shd w:val="clear" w:color="auto" w:fill="E0E0E0"/>
          </w:tcPr>
          <w:p w14:paraId="4790D4BD"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14:paraId="1A3E241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14:paraId="5CFA45A3"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14:paraId="084E7787"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14:paraId="454C2C7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14:paraId="1651BFF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14:paraId="065D1B30" w14:textId="77777777" w:rsidTr="0070304D">
        <w:trPr>
          <w:cantSplit/>
        </w:trPr>
        <w:tc>
          <w:tcPr>
            <w:tcW w:w="838" w:type="dxa"/>
            <w:vMerge/>
            <w:tcBorders>
              <w:top w:val="single" w:sz="8" w:space="0" w:color="152935"/>
              <w:left w:val="nil"/>
              <w:bottom w:val="single" w:sz="8" w:space="0" w:color="152935"/>
              <w:right w:val="nil"/>
            </w:tcBorders>
            <w:shd w:val="clear" w:color="auto" w:fill="E0E0E0"/>
          </w:tcPr>
          <w:p w14:paraId="26592B1C"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14:paraId="45D786A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14:paraId="7856427B"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20416C43"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14:paraId="08E2F85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14:paraId="3CE8B929"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14:paraId="6A3485F2" w14:textId="77777777" w:rsidTr="0070304D">
        <w:trPr>
          <w:cantSplit/>
        </w:trPr>
        <w:tc>
          <w:tcPr>
            <w:tcW w:w="6865" w:type="dxa"/>
            <w:tcBorders>
              <w:top w:val="nil"/>
              <w:left w:val="nil"/>
              <w:bottom w:val="nil"/>
              <w:right w:val="nil"/>
            </w:tcBorders>
            <w:shd w:val="clear" w:color="auto" w:fill="FFFFFF"/>
          </w:tcPr>
          <w:p w14:paraId="471420A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Constant is included in the model.</w:t>
            </w:r>
          </w:p>
        </w:tc>
      </w:tr>
      <w:tr w:rsidR="0070304D" w:rsidRPr="0070304D" w14:paraId="2CED3A91" w14:textId="77777777" w:rsidTr="0070304D">
        <w:trPr>
          <w:cantSplit/>
        </w:trPr>
        <w:tc>
          <w:tcPr>
            <w:tcW w:w="6865" w:type="dxa"/>
            <w:tcBorders>
              <w:top w:val="nil"/>
              <w:left w:val="nil"/>
              <w:bottom w:val="nil"/>
              <w:right w:val="nil"/>
            </w:tcBorders>
            <w:shd w:val="clear" w:color="auto" w:fill="FFFFFF"/>
          </w:tcPr>
          <w:p w14:paraId="7C037D5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14:paraId="23ECA82A" w14:textId="77777777"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14:paraId="0C1BD81D" w14:textId="77777777" w:rsidTr="0070304D">
        <w:trPr>
          <w:cantSplit/>
        </w:trPr>
        <w:tc>
          <w:tcPr>
            <w:tcW w:w="8118" w:type="dxa"/>
            <w:gridSpan w:val="8"/>
            <w:tcBorders>
              <w:top w:val="nil"/>
              <w:left w:val="nil"/>
              <w:bottom w:val="nil"/>
              <w:right w:val="nil"/>
            </w:tcBorders>
            <w:shd w:val="clear" w:color="auto" w:fill="FFFFFF"/>
            <w:vAlign w:val="center"/>
          </w:tcPr>
          <w:p w14:paraId="48FC24C8"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14:paraId="538C891D" w14:textId="77777777" w:rsidTr="0070304D">
        <w:trPr>
          <w:cantSplit/>
        </w:trPr>
        <w:tc>
          <w:tcPr>
            <w:tcW w:w="1902" w:type="dxa"/>
            <w:gridSpan w:val="2"/>
            <w:tcBorders>
              <w:top w:val="nil"/>
              <w:left w:val="nil"/>
              <w:bottom w:val="single" w:sz="8" w:space="0" w:color="152935"/>
              <w:right w:val="nil"/>
            </w:tcBorders>
            <w:shd w:val="clear" w:color="auto" w:fill="FFFFFF"/>
            <w:vAlign w:val="bottom"/>
          </w:tcPr>
          <w:p w14:paraId="233E80A4"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14:paraId="2FD9DE95"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543CCD26"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3B970E89"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2D156E8B"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df</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2A3E9CFE"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14:paraId="3F199597"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Exp(B)</w:t>
            </w:r>
          </w:p>
        </w:tc>
      </w:tr>
      <w:tr w:rsidR="0070304D" w:rsidRPr="0070304D" w14:paraId="58089518" w14:textId="77777777" w:rsidTr="0070304D">
        <w:trPr>
          <w:cantSplit/>
        </w:trPr>
        <w:tc>
          <w:tcPr>
            <w:tcW w:w="835" w:type="dxa"/>
            <w:tcBorders>
              <w:top w:val="single" w:sz="8" w:space="0" w:color="152935"/>
              <w:left w:val="nil"/>
              <w:bottom w:val="single" w:sz="8" w:space="0" w:color="152935"/>
              <w:right w:val="nil"/>
            </w:tcBorders>
            <w:shd w:val="clear" w:color="auto" w:fill="E0E0E0"/>
          </w:tcPr>
          <w:p w14:paraId="5174ED6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14:paraId="0DC4A0C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14:paraId="4B57A3C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14:paraId="7C33658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14:paraId="5AC9FFF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14:paraId="126EB67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14:paraId="3C5B1BD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14:paraId="0E47154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14:paraId="5C4C920F" w14:textId="77777777"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14:paraId="1C15B557" w14:textId="77777777" w:rsidTr="001F7F9E">
        <w:trPr>
          <w:cantSplit/>
        </w:trPr>
        <w:tc>
          <w:tcPr>
            <w:tcW w:w="6241" w:type="dxa"/>
            <w:gridSpan w:val="6"/>
            <w:tcBorders>
              <w:top w:val="nil"/>
              <w:left w:val="nil"/>
              <w:bottom w:val="nil"/>
              <w:right w:val="nil"/>
            </w:tcBorders>
            <w:shd w:val="clear" w:color="auto" w:fill="FFFFFF"/>
            <w:vAlign w:val="center"/>
          </w:tcPr>
          <w:p w14:paraId="008C2936"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14:paraId="19488DDE" w14:textId="77777777" w:rsidTr="001F7F9E">
        <w:trPr>
          <w:cantSplit/>
        </w:trPr>
        <w:tc>
          <w:tcPr>
            <w:tcW w:w="3121" w:type="dxa"/>
            <w:gridSpan w:val="3"/>
            <w:tcBorders>
              <w:top w:val="nil"/>
              <w:left w:val="nil"/>
              <w:bottom w:val="single" w:sz="8" w:space="0" w:color="152935"/>
              <w:right w:val="nil"/>
            </w:tcBorders>
            <w:shd w:val="clear" w:color="auto" w:fill="FFFFFF"/>
            <w:vAlign w:val="bottom"/>
          </w:tcPr>
          <w:p w14:paraId="07DA9158"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14:paraId="67068790"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14:paraId="008B966A"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df</w:t>
            </w:r>
          </w:p>
        </w:tc>
        <w:tc>
          <w:tcPr>
            <w:tcW w:w="1040" w:type="dxa"/>
            <w:tcBorders>
              <w:top w:val="nil"/>
              <w:left w:val="single" w:sz="8" w:space="0" w:color="E0E0E0"/>
              <w:bottom w:val="single" w:sz="8" w:space="0" w:color="152935"/>
              <w:right w:val="nil"/>
            </w:tcBorders>
            <w:shd w:val="clear" w:color="auto" w:fill="FFFFFF"/>
            <w:vAlign w:val="bottom"/>
          </w:tcPr>
          <w:p w14:paraId="06161C4E"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14:paraId="0446FD7A" w14:textId="77777777" w:rsidTr="001F7F9E">
        <w:trPr>
          <w:cantSplit/>
        </w:trPr>
        <w:tc>
          <w:tcPr>
            <w:tcW w:w="839" w:type="dxa"/>
            <w:vMerge w:val="restart"/>
            <w:tcBorders>
              <w:top w:val="single" w:sz="8" w:space="0" w:color="152935"/>
              <w:left w:val="nil"/>
              <w:bottom w:val="single" w:sz="8" w:space="0" w:color="152935"/>
              <w:right w:val="nil"/>
            </w:tcBorders>
            <w:shd w:val="clear" w:color="auto" w:fill="E0E0E0"/>
          </w:tcPr>
          <w:p w14:paraId="0F773F19"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14:paraId="6CBC543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14:paraId="0FF6AAF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14:paraId="050A40A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14:paraId="755F9FA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14:paraId="707CF16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14:paraId="2C1F4401" w14:textId="77777777" w:rsidTr="001F7F9E">
        <w:trPr>
          <w:cantSplit/>
        </w:trPr>
        <w:tc>
          <w:tcPr>
            <w:tcW w:w="839" w:type="dxa"/>
            <w:vMerge/>
            <w:tcBorders>
              <w:top w:val="single" w:sz="8" w:space="0" w:color="152935"/>
              <w:left w:val="nil"/>
              <w:bottom w:val="single" w:sz="8" w:space="0" w:color="152935"/>
              <w:right w:val="nil"/>
            </w:tcBorders>
            <w:shd w:val="clear" w:color="auto" w:fill="E0E0E0"/>
          </w:tcPr>
          <w:p w14:paraId="3276F62E"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14:paraId="18CF19C8"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14:paraId="5C1CC3AE"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14:paraId="568BC2A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4AB65AD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14:paraId="50C8382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14:paraId="50F7700D" w14:textId="77777777" w:rsidTr="001F7F9E">
        <w:trPr>
          <w:cantSplit/>
        </w:trPr>
        <w:tc>
          <w:tcPr>
            <w:tcW w:w="839" w:type="dxa"/>
            <w:vMerge/>
            <w:tcBorders>
              <w:top w:val="single" w:sz="8" w:space="0" w:color="152935"/>
              <w:left w:val="nil"/>
              <w:bottom w:val="single" w:sz="8" w:space="0" w:color="152935"/>
              <w:right w:val="nil"/>
            </w:tcBorders>
            <w:shd w:val="clear" w:color="auto" w:fill="E0E0E0"/>
          </w:tcPr>
          <w:p w14:paraId="46809C4D"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14:paraId="4EF909D1"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14:paraId="42FA7A9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14:paraId="1E3D6FF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35FBFA7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14:paraId="1EC399F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14:paraId="25F51885" w14:textId="77777777" w:rsidTr="001F7F9E">
        <w:trPr>
          <w:cantSplit/>
        </w:trPr>
        <w:tc>
          <w:tcPr>
            <w:tcW w:w="839" w:type="dxa"/>
            <w:vMerge/>
            <w:tcBorders>
              <w:top w:val="single" w:sz="8" w:space="0" w:color="152935"/>
              <w:left w:val="nil"/>
              <w:bottom w:val="single" w:sz="8" w:space="0" w:color="152935"/>
              <w:right w:val="nil"/>
            </w:tcBorders>
            <w:shd w:val="clear" w:color="auto" w:fill="E0E0E0"/>
          </w:tcPr>
          <w:p w14:paraId="3F928734"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14:paraId="73599F9E"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14:paraId="504D6669"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14:paraId="445EA74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14:paraId="7E44468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14:paraId="1C528CE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14:paraId="67F19F85" w14:textId="77777777" w:rsidTr="001F7F9E">
        <w:trPr>
          <w:cantSplit/>
        </w:trPr>
        <w:tc>
          <w:tcPr>
            <w:tcW w:w="839" w:type="dxa"/>
            <w:vMerge/>
            <w:tcBorders>
              <w:top w:val="single" w:sz="8" w:space="0" w:color="152935"/>
              <w:left w:val="nil"/>
              <w:bottom w:val="single" w:sz="8" w:space="0" w:color="152935"/>
              <w:right w:val="nil"/>
            </w:tcBorders>
            <w:shd w:val="clear" w:color="auto" w:fill="E0E0E0"/>
          </w:tcPr>
          <w:p w14:paraId="46BA778A"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14:paraId="7A88BF13"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14:paraId="6B1722D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14:paraId="71A0F53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14:paraId="46EC07B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14:paraId="3B81A48F"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14:paraId="7792C35C" w14:textId="77777777"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14:paraId="545D9037"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14:paraId="2472681F"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14:paraId="3315C252" w14:textId="77777777" w:rsidTr="0070304D">
        <w:trPr>
          <w:cantSplit/>
        </w:trPr>
        <w:tc>
          <w:tcPr>
            <w:tcW w:w="8561" w:type="dxa"/>
            <w:gridSpan w:val="8"/>
            <w:tcBorders>
              <w:top w:val="nil"/>
              <w:left w:val="nil"/>
              <w:bottom w:val="nil"/>
              <w:right w:val="nil"/>
            </w:tcBorders>
            <w:shd w:val="clear" w:color="auto" w:fill="FFFFFF"/>
            <w:vAlign w:val="center"/>
          </w:tcPr>
          <w:p w14:paraId="54113471"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Iteration History</w:t>
            </w:r>
            <w:r w:rsidRPr="0070304D">
              <w:rPr>
                <w:rFonts w:ascii="Arial" w:eastAsiaTheme="minorEastAsia" w:hAnsi="Arial" w:cs="Arial"/>
                <w:b/>
                <w:bCs/>
                <w:color w:val="010205"/>
                <w:vertAlign w:val="superscript"/>
              </w:rPr>
              <w:t>a,b,c,d</w:t>
            </w:r>
          </w:p>
        </w:tc>
      </w:tr>
      <w:tr w:rsidR="0070304D" w:rsidRPr="0070304D" w14:paraId="63C6CC5F" w14:textId="77777777" w:rsidTr="0070304D">
        <w:trPr>
          <w:cantSplit/>
        </w:trPr>
        <w:tc>
          <w:tcPr>
            <w:tcW w:w="1576" w:type="dxa"/>
            <w:gridSpan w:val="2"/>
            <w:vMerge w:val="restart"/>
            <w:tcBorders>
              <w:top w:val="nil"/>
              <w:left w:val="nil"/>
              <w:bottom w:val="nil"/>
              <w:right w:val="nil"/>
            </w:tcBorders>
            <w:shd w:val="clear" w:color="auto" w:fill="FFFFFF"/>
            <w:vAlign w:val="bottom"/>
          </w:tcPr>
          <w:p w14:paraId="64CC9383"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14:paraId="1743EC9F"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14:paraId="23D9560C"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14:paraId="3E00DCCA" w14:textId="77777777" w:rsidTr="0070304D">
        <w:trPr>
          <w:cantSplit/>
        </w:trPr>
        <w:tc>
          <w:tcPr>
            <w:tcW w:w="1576" w:type="dxa"/>
            <w:gridSpan w:val="2"/>
            <w:vMerge/>
            <w:tcBorders>
              <w:top w:val="nil"/>
              <w:left w:val="nil"/>
              <w:bottom w:val="nil"/>
              <w:right w:val="nil"/>
            </w:tcBorders>
            <w:shd w:val="clear" w:color="auto" w:fill="FFFFFF"/>
            <w:vAlign w:val="bottom"/>
          </w:tcPr>
          <w:p w14:paraId="5C9B3353"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14:paraId="490CD6B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14:paraId="0C94E81F"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479999FE"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14:paraId="6AB58FF8"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14:paraId="5261101C"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14:paraId="70B3D50A"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14:paraId="71BCF14A" w14:textId="77777777" w:rsidTr="0070304D">
        <w:trPr>
          <w:cantSplit/>
        </w:trPr>
        <w:tc>
          <w:tcPr>
            <w:tcW w:w="834" w:type="dxa"/>
            <w:vMerge w:val="restart"/>
            <w:tcBorders>
              <w:top w:val="single" w:sz="8" w:space="0" w:color="152935"/>
              <w:left w:val="nil"/>
              <w:bottom w:val="single" w:sz="8" w:space="0" w:color="152935"/>
              <w:right w:val="nil"/>
            </w:tcBorders>
            <w:shd w:val="clear" w:color="auto" w:fill="E0E0E0"/>
          </w:tcPr>
          <w:p w14:paraId="42230A79"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14:paraId="55559CA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14:paraId="50684EB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14:paraId="4CA0D9A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14:paraId="51CBFD8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14:paraId="19CA97B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14:paraId="0C2AEF4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14:paraId="6629EED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14:paraId="430F0A4B" w14:textId="77777777" w:rsidTr="0070304D">
        <w:trPr>
          <w:cantSplit/>
        </w:trPr>
        <w:tc>
          <w:tcPr>
            <w:tcW w:w="834" w:type="dxa"/>
            <w:vMerge/>
            <w:tcBorders>
              <w:top w:val="single" w:sz="8" w:space="0" w:color="152935"/>
              <w:left w:val="nil"/>
              <w:bottom w:val="single" w:sz="8" w:space="0" w:color="152935"/>
              <w:right w:val="nil"/>
            </w:tcBorders>
            <w:shd w:val="clear" w:color="auto" w:fill="E0E0E0"/>
          </w:tcPr>
          <w:p w14:paraId="7881AAC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14:paraId="2180862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14:paraId="5AA7707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14:paraId="649361F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0521686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6DAE983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5E13938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14:paraId="300ECE5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14:paraId="3D3B664F" w14:textId="77777777" w:rsidTr="0070304D">
        <w:trPr>
          <w:cantSplit/>
        </w:trPr>
        <w:tc>
          <w:tcPr>
            <w:tcW w:w="834" w:type="dxa"/>
            <w:vMerge/>
            <w:tcBorders>
              <w:top w:val="single" w:sz="8" w:space="0" w:color="152935"/>
              <w:left w:val="nil"/>
              <w:bottom w:val="single" w:sz="8" w:space="0" w:color="152935"/>
              <w:right w:val="nil"/>
            </w:tcBorders>
            <w:shd w:val="clear" w:color="auto" w:fill="E0E0E0"/>
          </w:tcPr>
          <w:p w14:paraId="330AB08B"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14:paraId="3C23A16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14:paraId="3DF3F59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14:paraId="532251E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66AD5B97"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239FAB0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3F7169C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14:paraId="7CF424F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14:paraId="78264B73" w14:textId="77777777" w:rsidTr="0070304D">
        <w:trPr>
          <w:cantSplit/>
        </w:trPr>
        <w:tc>
          <w:tcPr>
            <w:tcW w:w="834" w:type="dxa"/>
            <w:vMerge/>
            <w:tcBorders>
              <w:top w:val="single" w:sz="8" w:space="0" w:color="152935"/>
              <w:left w:val="nil"/>
              <w:bottom w:val="single" w:sz="8" w:space="0" w:color="152935"/>
              <w:right w:val="nil"/>
            </w:tcBorders>
            <w:shd w:val="clear" w:color="auto" w:fill="E0E0E0"/>
          </w:tcPr>
          <w:p w14:paraId="2AD0B64C"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14:paraId="23EE540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14:paraId="091A894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14:paraId="5A104DF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E8CD8C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C64F30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07CD32B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14:paraId="6620172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14:paraId="22FDD6C0" w14:textId="77777777" w:rsidTr="0070304D">
        <w:trPr>
          <w:cantSplit/>
        </w:trPr>
        <w:tc>
          <w:tcPr>
            <w:tcW w:w="834" w:type="dxa"/>
            <w:vMerge/>
            <w:tcBorders>
              <w:top w:val="single" w:sz="8" w:space="0" w:color="152935"/>
              <w:left w:val="nil"/>
              <w:bottom w:val="single" w:sz="8" w:space="0" w:color="152935"/>
              <w:right w:val="nil"/>
            </w:tcBorders>
            <w:shd w:val="clear" w:color="auto" w:fill="E0E0E0"/>
          </w:tcPr>
          <w:p w14:paraId="702971C3"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14:paraId="00FE30C4"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14:paraId="32A18A7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14:paraId="7A4A116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068BADA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14:paraId="37908A5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14:paraId="3F184D27"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14:paraId="22549C5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14:paraId="43902F74" w14:textId="77777777" w:rsidTr="0070304D">
        <w:trPr>
          <w:cantSplit/>
        </w:trPr>
        <w:tc>
          <w:tcPr>
            <w:tcW w:w="834" w:type="dxa"/>
            <w:vMerge/>
            <w:tcBorders>
              <w:top w:val="single" w:sz="8" w:space="0" w:color="152935"/>
              <w:left w:val="nil"/>
              <w:bottom w:val="single" w:sz="8" w:space="0" w:color="152935"/>
              <w:right w:val="nil"/>
            </w:tcBorders>
            <w:shd w:val="clear" w:color="auto" w:fill="E0E0E0"/>
          </w:tcPr>
          <w:p w14:paraId="7F2438DF"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14:paraId="2BA6BAE6"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14:paraId="365CD50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14:paraId="2264843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14:paraId="05303D2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14:paraId="26A76DA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14:paraId="0026105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14:paraId="4F4C777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14:paraId="0D795CD8"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14:paraId="7E8A64B8" w14:textId="77777777" w:rsidTr="0070304D">
        <w:trPr>
          <w:cantSplit/>
        </w:trPr>
        <w:tc>
          <w:tcPr>
            <w:tcW w:w="8561" w:type="dxa"/>
            <w:tcBorders>
              <w:top w:val="nil"/>
              <w:left w:val="nil"/>
              <w:bottom w:val="nil"/>
              <w:right w:val="nil"/>
            </w:tcBorders>
            <w:shd w:val="clear" w:color="auto" w:fill="FFFFFF"/>
          </w:tcPr>
          <w:p w14:paraId="03EB8CEF"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14:paraId="1E4069F5" w14:textId="77777777" w:rsidTr="0070304D">
        <w:trPr>
          <w:cantSplit/>
        </w:trPr>
        <w:tc>
          <w:tcPr>
            <w:tcW w:w="8561" w:type="dxa"/>
            <w:tcBorders>
              <w:top w:val="nil"/>
              <w:left w:val="nil"/>
              <w:bottom w:val="nil"/>
              <w:right w:val="nil"/>
            </w:tcBorders>
            <w:shd w:val="clear" w:color="auto" w:fill="FFFFFF"/>
          </w:tcPr>
          <w:p w14:paraId="1E46D404"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Constant is included in the model.</w:t>
            </w:r>
          </w:p>
        </w:tc>
      </w:tr>
      <w:tr w:rsidR="0070304D" w:rsidRPr="0070304D" w14:paraId="7983F538" w14:textId="77777777" w:rsidTr="0070304D">
        <w:trPr>
          <w:cantSplit/>
        </w:trPr>
        <w:tc>
          <w:tcPr>
            <w:tcW w:w="8561" w:type="dxa"/>
            <w:tcBorders>
              <w:top w:val="nil"/>
              <w:left w:val="nil"/>
              <w:bottom w:val="nil"/>
              <w:right w:val="nil"/>
            </w:tcBorders>
            <w:shd w:val="clear" w:color="auto" w:fill="FFFFFF"/>
          </w:tcPr>
          <w:p w14:paraId="282DA0F1"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14:paraId="3DFF2066" w14:textId="77777777" w:rsidTr="0070304D">
        <w:trPr>
          <w:cantSplit/>
        </w:trPr>
        <w:tc>
          <w:tcPr>
            <w:tcW w:w="8561" w:type="dxa"/>
            <w:tcBorders>
              <w:top w:val="nil"/>
              <w:left w:val="nil"/>
              <w:bottom w:val="nil"/>
              <w:right w:val="nil"/>
            </w:tcBorders>
            <w:shd w:val="clear" w:color="auto" w:fill="FFFFFF"/>
          </w:tcPr>
          <w:p w14:paraId="566363F9"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14:paraId="7F8AB3D4"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0721D6DD"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14:paraId="03FCD931" w14:textId="77777777" w:rsidTr="0070304D">
        <w:trPr>
          <w:cantSplit/>
        </w:trPr>
        <w:tc>
          <w:tcPr>
            <w:tcW w:w="5001" w:type="dxa"/>
            <w:gridSpan w:val="5"/>
            <w:tcBorders>
              <w:top w:val="nil"/>
              <w:left w:val="nil"/>
              <w:bottom w:val="nil"/>
              <w:right w:val="nil"/>
            </w:tcBorders>
            <w:shd w:val="clear" w:color="auto" w:fill="FFFFFF"/>
            <w:vAlign w:val="center"/>
          </w:tcPr>
          <w:p w14:paraId="383C7FBA"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14:paraId="0F81E13D" w14:textId="77777777" w:rsidTr="0070304D">
        <w:trPr>
          <w:cantSplit/>
        </w:trPr>
        <w:tc>
          <w:tcPr>
            <w:tcW w:w="1651" w:type="dxa"/>
            <w:gridSpan w:val="2"/>
            <w:tcBorders>
              <w:top w:val="nil"/>
              <w:left w:val="nil"/>
              <w:bottom w:val="single" w:sz="8" w:space="0" w:color="152935"/>
              <w:right w:val="nil"/>
            </w:tcBorders>
            <w:shd w:val="clear" w:color="auto" w:fill="FFFFFF"/>
            <w:vAlign w:val="bottom"/>
          </w:tcPr>
          <w:p w14:paraId="1624DF61"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14:paraId="1F9A5705"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14:paraId="7F0918EE"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df</w:t>
            </w:r>
          </w:p>
        </w:tc>
        <w:tc>
          <w:tcPr>
            <w:tcW w:w="1044" w:type="dxa"/>
            <w:tcBorders>
              <w:top w:val="nil"/>
              <w:left w:val="single" w:sz="8" w:space="0" w:color="E0E0E0"/>
              <w:bottom w:val="single" w:sz="8" w:space="0" w:color="152935"/>
              <w:right w:val="nil"/>
            </w:tcBorders>
            <w:shd w:val="clear" w:color="auto" w:fill="FFFFFF"/>
            <w:vAlign w:val="bottom"/>
          </w:tcPr>
          <w:p w14:paraId="1B0E528E"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14:paraId="076680E3" w14:textId="77777777" w:rsidTr="0070304D">
        <w:trPr>
          <w:cantSplit/>
        </w:trPr>
        <w:tc>
          <w:tcPr>
            <w:tcW w:w="841" w:type="dxa"/>
            <w:vMerge w:val="restart"/>
            <w:tcBorders>
              <w:top w:val="single" w:sz="8" w:space="0" w:color="152935"/>
              <w:left w:val="nil"/>
              <w:bottom w:val="single" w:sz="8" w:space="0" w:color="152935"/>
              <w:right w:val="nil"/>
            </w:tcBorders>
            <w:shd w:val="clear" w:color="auto" w:fill="E0E0E0"/>
          </w:tcPr>
          <w:p w14:paraId="04AA97DD"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14:paraId="1F909D54"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14:paraId="09F0612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14:paraId="65CBF38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14:paraId="5C4969A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14:paraId="4EDE9D0F" w14:textId="77777777" w:rsidTr="0070304D">
        <w:trPr>
          <w:cantSplit/>
        </w:trPr>
        <w:tc>
          <w:tcPr>
            <w:tcW w:w="841" w:type="dxa"/>
            <w:vMerge/>
            <w:tcBorders>
              <w:top w:val="single" w:sz="8" w:space="0" w:color="152935"/>
              <w:left w:val="nil"/>
              <w:bottom w:val="single" w:sz="8" w:space="0" w:color="152935"/>
              <w:right w:val="nil"/>
            </w:tcBorders>
            <w:shd w:val="clear" w:color="auto" w:fill="E0E0E0"/>
          </w:tcPr>
          <w:p w14:paraId="026B42CF"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14:paraId="67EEB77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14:paraId="4C01603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14:paraId="6BD61FB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14:paraId="108B664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14:paraId="522F5F6C" w14:textId="77777777" w:rsidTr="0070304D">
        <w:trPr>
          <w:cantSplit/>
        </w:trPr>
        <w:tc>
          <w:tcPr>
            <w:tcW w:w="841" w:type="dxa"/>
            <w:vMerge/>
            <w:tcBorders>
              <w:top w:val="single" w:sz="8" w:space="0" w:color="152935"/>
              <w:left w:val="nil"/>
              <w:bottom w:val="single" w:sz="8" w:space="0" w:color="152935"/>
              <w:right w:val="nil"/>
            </w:tcBorders>
            <w:shd w:val="clear" w:color="auto" w:fill="E0E0E0"/>
          </w:tcPr>
          <w:p w14:paraId="4D3C334C"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14:paraId="1988C533"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14:paraId="2F02002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14:paraId="7ACCD51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14:paraId="1F170BE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14:paraId="7E6CA446"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14:paraId="407D298D" w14:textId="77777777" w:rsidTr="0070304D">
        <w:trPr>
          <w:cantSplit/>
        </w:trPr>
        <w:tc>
          <w:tcPr>
            <w:tcW w:w="5229" w:type="dxa"/>
            <w:gridSpan w:val="4"/>
            <w:tcBorders>
              <w:top w:val="nil"/>
              <w:left w:val="nil"/>
              <w:bottom w:val="nil"/>
              <w:right w:val="nil"/>
            </w:tcBorders>
            <w:shd w:val="clear" w:color="auto" w:fill="FFFFFF"/>
            <w:vAlign w:val="center"/>
          </w:tcPr>
          <w:p w14:paraId="28E6FCCE"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14:paraId="49BEF909" w14:textId="77777777" w:rsidTr="0070304D">
        <w:trPr>
          <w:cantSplit/>
        </w:trPr>
        <w:tc>
          <w:tcPr>
            <w:tcW w:w="747" w:type="dxa"/>
            <w:tcBorders>
              <w:top w:val="nil"/>
              <w:left w:val="nil"/>
              <w:bottom w:val="single" w:sz="8" w:space="0" w:color="152935"/>
              <w:right w:val="nil"/>
            </w:tcBorders>
            <w:shd w:val="clear" w:color="auto" w:fill="FFFFFF"/>
            <w:vAlign w:val="bottom"/>
          </w:tcPr>
          <w:p w14:paraId="1CAFE157"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14:paraId="2264754A"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14:paraId="02F45195"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14:paraId="71EA6F5B"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Nagelkerke R Square</w:t>
            </w:r>
          </w:p>
        </w:tc>
      </w:tr>
      <w:tr w:rsidR="0070304D" w:rsidRPr="0070304D" w14:paraId="34D3EE39" w14:textId="77777777" w:rsidTr="0070304D">
        <w:trPr>
          <w:cantSplit/>
        </w:trPr>
        <w:tc>
          <w:tcPr>
            <w:tcW w:w="747" w:type="dxa"/>
            <w:tcBorders>
              <w:top w:val="single" w:sz="8" w:space="0" w:color="152935"/>
              <w:left w:val="nil"/>
              <w:bottom w:val="single" w:sz="8" w:space="0" w:color="152935"/>
              <w:right w:val="nil"/>
            </w:tcBorders>
            <w:shd w:val="clear" w:color="auto" w:fill="E0E0E0"/>
          </w:tcPr>
          <w:p w14:paraId="3E64AC4E"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14:paraId="3733049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14:paraId="3B4460B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14:paraId="493FEF8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14:paraId="4166C9B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14:paraId="7D806F65" w14:textId="77777777" w:rsidTr="0070304D">
        <w:trPr>
          <w:cantSplit/>
        </w:trPr>
        <w:tc>
          <w:tcPr>
            <w:tcW w:w="5229" w:type="dxa"/>
            <w:tcBorders>
              <w:top w:val="nil"/>
              <w:left w:val="nil"/>
              <w:bottom w:val="nil"/>
              <w:right w:val="nil"/>
            </w:tcBorders>
            <w:shd w:val="clear" w:color="auto" w:fill="FFFFFF"/>
          </w:tcPr>
          <w:p w14:paraId="1F543BA2"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14:paraId="433E62B6"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4B5DC50C" w14:textId="77777777"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14:paraId="7C35A70D" w14:textId="77777777" w:rsidTr="00304149">
        <w:trPr>
          <w:cantSplit/>
        </w:trPr>
        <w:tc>
          <w:tcPr>
            <w:tcW w:w="4114" w:type="dxa"/>
            <w:gridSpan w:val="4"/>
            <w:tcBorders>
              <w:top w:val="nil"/>
              <w:left w:val="nil"/>
              <w:bottom w:val="nil"/>
              <w:right w:val="nil"/>
            </w:tcBorders>
            <w:shd w:val="clear" w:color="auto" w:fill="FFFFFF"/>
            <w:vAlign w:val="center"/>
          </w:tcPr>
          <w:p w14:paraId="675D2A89"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Hosmer and Lemeshow Test</w:t>
            </w:r>
          </w:p>
        </w:tc>
      </w:tr>
      <w:tr w:rsidR="0070304D" w:rsidRPr="0070304D" w14:paraId="11930233" w14:textId="77777777" w:rsidTr="00304149">
        <w:trPr>
          <w:cantSplit/>
        </w:trPr>
        <w:tc>
          <w:tcPr>
            <w:tcW w:w="751" w:type="dxa"/>
            <w:tcBorders>
              <w:top w:val="nil"/>
              <w:left w:val="nil"/>
              <w:bottom w:val="single" w:sz="8" w:space="0" w:color="152935"/>
              <w:right w:val="nil"/>
            </w:tcBorders>
            <w:shd w:val="clear" w:color="auto" w:fill="FFFFFF"/>
            <w:vAlign w:val="bottom"/>
          </w:tcPr>
          <w:p w14:paraId="3156A36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14:paraId="63C73554"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14:paraId="6C55B6F9"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df</w:t>
            </w:r>
          </w:p>
        </w:tc>
        <w:tc>
          <w:tcPr>
            <w:tcW w:w="1048" w:type="dxa"/>
            <w:tcBorders>
              <w:top w:val="nil"/>
              <w:left w:val="single" w:sz="8" w:space="0" w:color="E0E0E0"/>
              <w:bottom w:val="single" w:sz="8" w:space="0" w:color="152935"/>
              <w:right w:val="nil"/>
            </w:tcBorders>
            <w:shd w:val="clear" w:color="auto" w:fill="FFFFFF"/>
            <w:vAlign w:val="bottom"/>
          </w:tcPr>
          <w:p w14:paraId="2F595808"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14:paraId="3530BB16" w14:textId="77777777" w:rsidTr="00304149">
        <w:trPr>
          <w:cantSplit/>
        </w:trPr>
        <w:tc>
          <w:tcPr>
            <w:tcW w:w="751" w:type="dxa"/>
            <w:tcBorders>
              <w:top w:val="single" w:sz="8" w:space="0" w:color="152935"/>
              <w:left w:val="nil"/>
              <w:bottom w:val="single" w:sz="8" w:space="0" w:color="152935"/>
              <w:right w:val="nil"/>
            </w:tcBorders>
            <w:shd w:val="clear" w:color="auto" w:fill="E0E0E0"/>
          </w:tcPr>
          <w:p w14:paraId="4FC82974"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14:paraId="4CEB398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14:paraId="770BE46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14:paraId="1E476D17"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14:paraId="29860985" w14:textId="77777777"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14:paraId="15DEB3A0" w14:textId="77777777" w:rsidTr="0070304D">
        <w:trPr>
          <w:cantSplit/>
        </w:trPr>
        <w:tc>
          <w:tcPr>
            <w:tcW w:w="6990" w:type="dxa"/>
            <w:gridSpan w:val="7"/>
            <w:tcBorders>
              <w:top w:val="nil"/>
              <w:left w:val="nil"/>
              <w:bottom w:val="nil"/>
              <w:right w:val="nil"/>
            </w:tcBorders>
            <w:shd w:val="clear" w:color="auto" w:fill="FFFFFF"/>
            <w:vAlign w:val="center"/>
          </w:tcPr>
          <w:p w14:paraId="1627F495"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Contingency Table for Hosmer and Lemeshow Test</w:t>
            </w:r>
          </w:p>
        </w:tc>
      </w:tr>
      <w:tr w:rsidR="0070304D" w:rsidRPr="0070304D" w14:paraId="639E9E7D" w14:textId="77777777" w:rsidTr="0070304D">
        <w:trPr>
          <w:cantSplit/>
        </w:trPr>
        <w:tc>
          <w:tcPr>
            <w:tcW w:w="1579" w:type="dxa"/>
            <w:gridSpan w:val="2"/>
            <w:vMerge w:val="restart"/>
            <w:tcBorders>
              <w:top w:val="nil"/>
              <w:left w:val="nil"/>
              <w:bottom w:val="nil"/>
              <w:right w:val="nil"/>
            </w:tcBorders>
            <w:shd w:val="clear" w:color="auto" w:fill="FFFFFF"/>
            <w:vAlign w:val="bottom"/>
          </w:tcPr>
          <w:p w14:paraId="1B9DBD25"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14:paraId="0D6DFAE1"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14:paraId="4F3E3353"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14:paraId="2043C9BA"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14:paraId="202271C8" w14:textId="77777777" w:rsidTr="0070304D">
        <w:trPr>
          <w:cantSplit/>
        </w:trPr>
        <w:tc>
          <w:tcPr>
            <w:tcW w:w="1579" w:type="dxa"/>
            <w:gridSpan w:val="2"/>
            <w:vMerge/>
            <w:tcBorders>
              <w:top w:val="nil"/>
              <w:left w:val="nil"/>
              <w:bottom w:val="nil"/>
              <w:right w:val="nil"/>
            </w:tcBorders>
            <w:shd w:val="clear" w:color="auto" w:fill="FFFFFF"/>
            <w:vAlign w:val="bottom"/>
          </w:tcPr>
          <w:p w14:paraId="57330AE8"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14:paraId="5C365CE4"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14:paraId="2C968546"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14:paraId="25839E3B"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14:paraId="455A0211"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14:paraId="290E2EB4"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14:paraId="46C14DB3" w14:textId="77777777" w:rsidTr="0070304D">
        <w:trPr>
          <w:cantSplit/>
        </w:trPr>
        <w:tc>
          <w:tcPr>
            <w:tcW w:w="836" w:type="dxa"/>
            <w:vMerge w:val="restart"/>
            <w:tcBorders>
              <w:top w:val="single" w:sz="8" w:space="0" w:color="152935"/>
              <w:left w:val="nil"/>
              <w:bottom w:val="single" w:sz="8" w:space="0" w:color="152935"/>
              <w:right w:val="nil"/>
            </w:tcBorders>
            <w:shd w:val="clear" w:color="auto" w:fill="E0E0E0"/>
          </w:tcPr>
          <w:p w14:paraId="6473B69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14:paraId="4630636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14:paraId="4962F24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14:paraId="73F5C25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14:paraId="362E86E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14:paraId="31FA6EB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14:paraId="6F77172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14:paraId="08449667" w14:textId="77777777" w:rsidTr="0070304D">
        <w:trPr>
          <w:cantSplit/>
        </w:trPr>
        <w:tc>
          <w:tcPr>
            <w:tcW w:w="836" w:type="dxa"/>
            <w:vMerge/>
            <w:tcBorders>
              <w:top w:val="single" w:sz="8" w:space="0" w:color="152935"/>
              <w:left w:val="nil"/>
              <w:bottom w:val="single" w:sz="8" w:space="0" w:color="152935"/>
              <w:right w:val="nil"/>
            </w:tcBorders>
            <w:shd w:val="clear" w:color="auto" w:fill="E0E0E0"/>
          </w:tcPr>
          <w:p w14:paraId="00CEADF6"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14:paraId="13F4795B"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14:paraId="24E05A6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4DF7CA5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361A22F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23BB43A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14:paraId="622032A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14:paraId="22FD9936" w14:textId="77777777" w:rsidTr="0070304D">
        <w:trPr>
          <w:cantSplit/>
        </w:trPr>
        <w:tc>
          <w:tcPr>
            <w:tcW w:w="836" w:type="dxa"/>
            <w:vMerge/>
            <w:tcBorders>
              <w:top w:val="single" w:sz="8" w:space="0" w:color="152935"/>
              <w:left w:val="nil"/>
              <w:bottom w:val="single" w:sz="8" w:space="0" w:color="152935"/>
              <w:right w:val="nil"/>
            </w:tcBorders>
            <w:shd w:val="clear" w:color="auto" w:fill="E0E0E0"/>
          </w:tcPr>
          <w:p w14:paraId="4A4A9D72"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14:paraId="2B8708D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14:paraId="7669EAB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585DDEB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243719D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70E6CF0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14:paraId="61A21B4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14:paraId="75964E97" w14:textId="77777777" w:rsidTr="0070304D">
        <w:trPr>
          <w:cantSplit/>
        </w:trPr>
        <w:tc>
          <w:tcPr>
            <w:tcW w:w="836" w:type="dxa"/>
            <w:vMerge/>
            <w:tcBorders>
              <w:top w:val="single" w:sz="8" w:space="0" w:color="152935"/>
              <w:left w:val="nil"/>
              <w:bottom w:val="single" w:sz="8" w:space="0" w:color="152935"/>
              <w:right w:val="nil"/>
            </w:tcBorders>
            <w:shd w:val="clear" w:color="auto" w:fill="E0E0E0"/>
          </w:tcPr>
          <w:p w14:paraId="75EB7059"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14:paraId="64420E53"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14:paraId="552C7A1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2653B7F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74C4634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2D20922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14:paraId="5592A37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14:paraId="1F8B71A7" w14:textId="77777777" w:rsidTr="0070304D">
        <w:trPr>
          <w:cantSplit/>
        </w:trPr>
        <w:tc>
          <w:tcPr>
            <w:tcW w:w="836" w:type="dxa"/>
            <w:vMerge/>
            <w:tcBorders>
              <w:top w:val="single" w:sz="8" w:space="0" w:color="152935"/>
              <w:left w:val="nil"/>
              <w:bottom w:val="single" w:sz="8" w:space="0" w:color="152935"/>
              <w:right w:val="nil"/>
            </w:tcBorders>
            <w:shd w:val="clear" w:color="auto" w:fill="E0E0E0"/>
          </w:tcPr>
          <w:p w14:paraId="2251FDCE"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14:paraId="3E82808F"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14:paraId="2F8AB4A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7742630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48DE125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0A730EF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14:paraId="7B12E94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14:paraId="1AED14A7" w14:textId="77777777" w:rsidTr="0070304D">
        <w:trPr>
          <w:cantSplit/>
        </w:trPr>
        <w:tc>
          <w:tcPr>
            <w:tcW w:w="836" w:type="dxa"/>
            <w:vMerge/>
            <w:tcBorders>
              <w:top w:val="single" w:sz="8" w:space="0" w:color="152935"/>
              <w:left w:val="nil"/>
              <w:bottom w:val="single" w:sz="8" w:space="0" w:color="152935"/>
              <w:right w:val="nil"/>
            </w:tcBorders>
            <w:shd w:val="clear" w:color="auto" w:fill="E0E0E0"/>
          </w:tcPr>
          <w:p w14:paraId="4393E411"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14:paraId="1BA13632"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14:paraId="12A8E3B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7434F59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2EBE8357"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5DC1603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14:paraId="5E95265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14:paraId="150159A7" w14:textId="77777777" w:rsidTr="0070304D">
        <w:trPr>
          <w:cantSplit/>
        </w:trPr>
        <w:tc>
          <w:tcPr>
            <w:tcW w:w="836" w:type="dxa"/>
            <w:vMerge/>
            <w:tcBorders>
              <w:top w:val="single" w:sz="8" w:space="0" w:color="152935"/>
              <w:left w:val="nil"/>
              <w:bottom w:val="single" w:sz="8" w:space="0" w:color="152935"/>
              <w:right w:val="nil"/>
            </w:tcBorders>
            <w:shd w:val="clear" w:color="auto" w:fill="E0E0E0"/>
          </w:tcPr>
          <w:p w14:paraId="143E08DD"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14:paraId="2AE6B09F"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14:paraId="6F128F4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360FE75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1B29FBC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34ABA8C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14:paraId="3875A9D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14:paraId="6A0204B8" w14:textId="77777777" w:rsidTr="0070304D">
        <w:trPr>
          <w:cantSplit/>
        </w:trPr>
        <w:tc>
          <w:tcPr>
            <w:tcW w:w="836" w:type="dxa"/>
            <w:vMerge/>
            <w:tcBorders>
              <w:top w:val="single" w:sz="8" w:space="0" w:color="152935"/>
              <w:left w:val="nil"/>
              <w:bottom w:val="single" w:sz="8" w:space="0" w:color="152935"/>
              <w:right w:val="nil"/>
            </w:tcBorders>
            <w:shd w:val="clear" w:color="auto" w:fill="E0E0E0"/>
          </w:tcPr>
          <w:p w14:paraId="6FD90626"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14:paraId="73CDDFA1"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14:paraId="3C091F3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44FE96C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75EC4E4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0583D3C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14:paraId="2D607F57"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14:paraId="2A0A5CC5" w14:textId="77777777" w:rsidTr="0070304D">
        <w:trPr>
          <w:cantSplit/>
        </w:trPr>
        <w:tc>
          <w:tcPr>
            <w:tcW w:w="836" w:type="dxa"/>
            <w:vMerge/>
            <w:tcBorders>
              <w:top w:val="single" w:sz="8" w:space="0" w:color="152935"/>
              <w:left w:val="nil"/>
              <w:bottom w:val="single" w:sz="8" w:space="0" w:color="152935"/>
              <w:right w:val="nil"/>
            </w:tcBorders>
            <w:shd w:val="clear" w:color="auto" w:fill="E0E0E0"/>
          </w:tcPr>
          <w:p w14:paraId="6A7BF80F"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14:paraId="30E842E6"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14:paraId="595B372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1B60164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14:paraId="5043A1B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14:paraId="4D9F05D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14:paraId="68AF598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14:paraId="1C455ED5" w14:textId="77777777" w:rsidTr="0070304D">
        <w:trPr>
          <w:cantSplit/>
        </w:trPr>
        <w:tc>
          <w:tcPr>
            <w:tcW w:w="836" w:type="dxa"/>
            <w:vMerge/>
            <w:tcBorders>
              <w:top w:val="single" w:sz="8" w:space="0" w:color="152935"/>
              <w:left w:val="nil"/>
              <w:bottom w:val="single" w:sz="8" w:space="0" w:color="152935"/>
              <w:right w:val="nil"/>
            </w:tcBorders>
            <w:shd w:val="clear" w:color="auto" w:fill="E0E0E0"/>
          </w:tcPr>
          <w:p w14:paraId="6A95CB67"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14:paraId="0FA9267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14:paraId="67350987"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14:paraId="78BB74A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14:paraId="4A76369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14:paraId="3419A45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14:paraId="56C3454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14:paraId="2C53C109" w14:textId="77777777"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14:paraId="2A4DB367" w14:textId="77777777" w:rsidTr="0070304D">
        <w:trPr>
          <w:cantSplit/>
        </w:trPr>
        <w:tc>
          <w:tcPr>
            <w:tcW w:w="6868" w:type="dxa"/>
            <w:gridSpan w:val="6"/>
            <w:tcBorders>
              <w:top w:val="nil"/>
              <w:left w:val="nil"/>
              <w:bottom w:val="nil"/>
              <w:right w:val="nil"/>
            </w:tcBorders>
            <w:shd w:val="clear" w:color="auto" w:fill="FFFFFF"/>
            <w:vAlign w:val="center"/>
          </w:tcPr>
          <w:p w14:paraId="24213DD4"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Classification Table</w:t>
            </w:r>
            <w:r w:rsidRPr="0070304D">
              <w:rPr>
                <w:rFonts w:ascii="Arial" w:eastAsiaTheme="minorEastAsia" w:hAnsi="Arial" w:cs="Arial"/>
                <w:b/>
                <w:bCs/>
                <w:color w:val="010205"/>
                <w:vertAlign w:val="superscript"/>
              </w:rPr>
              <w:t>a</w:t>
            </w:r>
          </w:p>
        </w:tc>
      </w:tr>
      <w:tr w:rsidR="0070304D" w:rsidRPr="0070304D" w14:paraId="549800C2" w14:textId="77777777" w:rsidTr="0070304D">
        <w:trPr>
          <w:cantSplit/>
        </w:trPr>
        <w:tc>
          <w:tcPr>
            <w:tcW w:w="838" w:type="dxa"/>
            <w:vMerge w:val="restart"/>
            <w:tcBorders>
              <w:top w:val="nil"/>
              <w:left w:val="nil"/>
              <w:bottom w:val="nil"/>
              <w:right w:val="nil"/>
            </w:tcBorders>
            <w:shd w:val="clear" w:color="auto" w:fill="FFFFFF"/>
            <w:vAlign w:val="center"/>
          </w:tcPr>
          <w:p w14:paraId="01E8318A"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14:paraId="43C13AA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14:paraId="66F4B386"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14:paraId="57A92119" w14:textId="77777777" w:rsidTr="0070304D">
        <w:trPr>
          <w:cantSplit/>
        </w:trPr>
        <w:tc>
          <w:tcPr>
            <w:tcW w:w="838" w:type="dxa"/>
            <w:vMerge/>
            <w:tcBorders>
              <w:top w:val="nil"/>
              <w:left w:val="nil"/>
              <w:bottom w:val="nil"/>
              <w:right w:val="nil"/>
            </w:tcBorders>
            <w:shd w:val="clear" w:color="auto" w:fill="FFFFFF"/>
            <w:vAlign w:val="center"/>
          </w:tcPr>
          <w:p w14:paraId="6661ED96"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14:paraId="55E48EE6"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14:paraId="3C4AED9D"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14:paraId="218A74A2"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14:paraId="1F9F042A" w14:textId="77777777" w:rsidTr="0070304D">
        <w:trPr>
          <w:cantSplit/>
        </w:trPr>
        <w:tc>
          <w:tcPr>
            <w:tcW w:w="838" w:type="dxa"/>
            <w:vMerge/>
            <w:tcBorders>
              <w:top w:val="nil"/>
              <w:left w:val="nil"/>
              <w:bottom w:val="nil"/>
              <w:right w:val="nil"/>
            </w:tcBorders>
            <w:shd w:val="clear" w:color="auto" w:fill="FFFFFF"/>
            <w:vAlign w:val="center"/>
          </w:tcPr>
          <w:p w14:paraId="0E67A968"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14:paraId="39DAAEC8"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14:paraId="15700ABF"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14:paraId="0658FDEF"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14:paraId="1F12645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14:paraId="6F601250" w14:textId="77777777" w:rsidTr="0070304D">
        <w:trPr>
          <w:cantSplit/>
        </w:trPr>
        <w:tc>
          <w:tcPr>
            <w:tcW w:w="838" w:type="dxa"/>
            <w:vMerge w:val="restart"/>
            <w:tcBorders>
              <w:top w:val="single" w:sz="8" w:space="0" w:color="152935"/>
              <w:left w:val="nil"/>
              <w:bottom w:val="single" w:sz="8" w:space="0" w:color="152935"/>
              <w:right w:val="nil"/>
            </w:tcBorders>
            <w:shd w:val="clear" w:color="auto" w:fill="E0E0E0"/>
          </w:tcPr>
          <w:p w14:paraId="326F9474"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14:paraId="7D9EEDC5"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14:paraId="5514914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14:paraId="1116549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14:paraId="20B8121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14:paraId="509B42D7"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14:paraId="16B9E3C7" w14:textId="77777777" w:rsidTr="0070304D">
        <w:trPr>
          <w:cantSplit/>
        </w:trPr>
        <w:tc>
          <w:tcPr>
            <w:tcW w:w="838" w:type="dxa"/>
            <w:vMerge/>
            <w:tcBorders>
              <w:top w:val="single" w:sz="8" w:space="0" w:color="152935"/>
              <w:left w:val="nil"/>
              <w:bottom w:val="single" w:sz="8" w:space="0" w:color="152935"/>
              <w:right w:val="nil"/>
            </w:tcBorders>
            <w:shd w:val="clear" w:color="auto" w:fill="E0E0E0"/>
          </w:tcPr>
          <w:p w14:paraId="53AB6998"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14:paraId="71FEC0A9"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14:paraId="5532086E"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14:paraId="7B7A59A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14:paraId="1FCF030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14:paraId="63B44B4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14:paraId="65997436" w14:textId="77777777" w:rsidTr="0070304D">
        <w:trPr>
          <w:cantSplit/>
        </w:trPr>
        <w:tc>
          <w:tcPr>
            <w:tcW w:w="838" w:type="dxa"/>
            <w:vMerge/>
            <w:tcBorders>
              <w:top w:val="single" w:sz="8" w:space="0" w:color="152935"/>
              <w:left w:val="nil"/>
              <w:bottom w:val="single" w:sz="8" w:space="0" w:color="152935"/>
              <w:right w:val="nil"/>
            </w:tcBorders>
            <w:shd w:val="clear" w:color="auto" w:fill="E0E0E0"/>
          </w:tcPr>
          <w:p w14:paraId="7464071B"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14:paraId="3C719164"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14:paraId="6BE38975"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31D4F6F"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14:paraId="667D079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14:paraId="4B0C3094"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14:paraId="69058328" w14:textId="77777777" w:rsidTr="0070304D">
        <w:trPr>
          <w:cantSplit/>
        </w:trPr>
        <w:tc>
          <w:tcPr>
            <w:tcW w:w="6865" w:type="dxa"/>
            <w:tcBorders>
              <w:top w:val="nil"/>
              <w:left w:val="nil"/>
              <w:bottom w:val="nil"/>
              <w:right w:val="nil"/>
            </w:tcBorders>
            <w:shd w:val="clear" w:color="auto" w:fill="FFFFFF"/>
          </w:tcPr>
          <w:p w14:paraId="2DB08C5C"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14:paraId="1385784A"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026471CC"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626E5A73" w14:textId="77777777"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14:paraId="5837A82B" w14:textId="77777777" w:rsidTr="00304149">
        <w:trPr>
          <w:cantSplit/>
        </w:trPr>
        <w:tc>
          <w:tcPr>
            <w:tcW w:w="9362" w:type="dxa"/>
            <w:gridSpan w:val="9"/>
            <w:tcBorders>
              <w:top w:val="nil"/>
              <w:left w:val="nil"/>
              <w:bottom w:val="nil"/>
              <w:right w:val="nil"/>
            </w:tcBorders>
            <w:shd w:val="clear" w:color="auto" w:fill="FFFFFF"/>
            <w:vAlign w:val="center"/>
          </w:tcPr>
          <w:p w14:paraId="3E90E896"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14:paraId="4C27554B" w14:textId="77777777" w:rsidTr="00304149">
        <w:trPr>
          <w:cantSplit/>
        </w:trPr>
        <w:tc>
          <w:tcPr>
            <w:tcW w:w="2090" w:type="dxa"/>
            <w:gridSpan w:val="2"/>
            <w:vMerge w:val="restart"/>
            <w:tcBorders>
              <w:top w:val="nil"/>
              <w:left w:val="nil"/>
              <w:bottom w:val="nil"/>
              <w:right w:val="nil"/>
            </w:tcBorders>
            <w:shd w:val="clear" w:color="auto" w:fill="FFFFFF"/>
            <w:vAlign w:val="bottom"/>
          </w:tcPr>
          <w:p w14:paraId="6A3B661D"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14:paraId="03C96757"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14:paraId="608E314C"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14:paraId="4A060F65"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14:paraId="658966E9"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df</w:t>
            </w:r>
          </w:p>
        </w:tc>
        <w:tc>
          <w:tcPr>
            <w:tcW w:w="1030" w:type="dxa"/>
            <w:vMerge w:val="restart"/>
            <w:tcBorders>
              <w:top w:val="nil"/>
              <w:left w:val="single" w:sz="8" w:space="0" w:color="E0E0E0"/>
              <w:bottom w:val="nil"/>
              <w:right w:val="single" w:sz="8" w:space="0" w:color="E0E0E0"/>
            </w:tcBorders>
            <w:shd w:val="clear" w:color="auto" w:fill="FFFFFF"/>
            <w:vAlign w:val="bottom"/>
          </w:tcPr>
          <w:p w14:paraId="633DF4F3"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14:paraId="5AEAF53A"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Exp(B)</w:t>
            </w:r>
          </w:p>
        </w:tc>
        <w:tc>
          <w:tcPr>
            <w:tcW w:w="1030" w:type="dxa"/>
            <w:tcBorders>
              <w:top w:val="nil"/>
              <w:left w:val="single" w:sz="8" w:space="0" w:color="E0E0E0"/>
              <w:bottom w:val="nil"/>
              <w:right w:val="nil"/>
            </w:tcBorders>
            <w:shd w:val="clear" w:color="auto" w:fill="FFFFFF"/>
            <w:vAlign w:val="bottom"/>
          </w:tcPr>
          <w:p w14:paraId="02CEA1F1"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95% C.I.for EXP(B)</w:t>
            </w:r>
          </w:p>
        </w:tc>
      </w:tr>
      <w:tr w:rsidR="0070304D" w:rsidRPr="0070304D" w14:paraId="1F731AC1" w14:textId="77777777" w:rsidTr="00304149">
        <w:trPr>
          <w:cantSplit/>
        </w:trPr>
        <w:tc>
          <w:tcPr>
            <w:tcW w:w="2090" w:type="dxa"/>
            <w:gridSpan w:val="2"/>
            <w:vMerge/>
            <w:tcBorders>
              <w:top w:val="nil"/>
              <w:left w:val="nil"/>
              <w:bottom w:val="nil"/>
              <w:right w:val="nil"/>
            </w:tcBorders>
            <w:shd w:val="clear" w:color="auto" w:fill="FFFFFF"/>
            <w:vAlign w:val="bottom"/>
          </w:tcPr>
          <w:p w14:paraId="1C0007AD"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14:paraId="483331C4"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14:paraId="6F0915B3"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14:paraId="4A926AA3"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14:paraId="6E11DDBB"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14:paraId="3E744C10"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14:paraId="0E96E8D8"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14:paraId="4E6F5094"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14:paraId="41B4B4AB" w14:textId="77777777" w:rsidTr="00304149">
        <w:trPr>
          <w:cantSplit/>
        </w:trPr>
        <w:tc>
          <w:tcPr>
            <w:tcW w:w="922" w:type="dxa"/>
            <w:vMerge w:val="restart"/>
            <w:tcBorders>
              <w:top w:val="single" w:sz="8" w:space="0" w:color="152935"/>
              <w:left w:val="nil"/>
              <w:bottom w:val="single" w:sz="8" w:space="0" w:color="152935"/>
              <w:right w:val="nil"/>
            </w:tcBorders>
            <w:shd w:val="clear" w:color="auto" w:fill="E0E0E0"/>
          </w:tcPr>
          <w:p w14:paraId="1DD6218D"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14:paraId="3AD1E3FB"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14:paraId="2123F22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7B0D46B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475F9D9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3A2CCCD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3BC50E4"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4A78186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14:paraId="7C4D6F5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14:paraId="7D71EDAD" w14:textId="77777777" w:rsidTr="00304149">
        <w:trPr>
          <w:cantSplit/>
        </w:trPr>
        <w:tc>
          <w:tcPr>
            <w:tcW w:w="922" w:type="dxa"/>
            <w:vMerge/>
            <w:tcBorders>
              <w:top w:val="single" w:sz="8" w:space="0" w:color="152935"/>
              <w:left w:val="nil"/>
              <w:bottom w:val="single" w:sz="8" w:space="0" w:color="152935"/>
              <w:right w:val="nil"/>
            </w:tcBorders>
            <w:shd w:val="clear" w:color="auto" w:fill="E0E0E0"/>
          </w:tcPr>
          <w:p w14:paraId="4C83E527"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14:paraId="7AFAEB9F"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14:paraId="072E268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88D4F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C5E21D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2449AA7"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CEDF46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FC4DC84"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14:paraId="1E4CA56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14:paraId="4C62C489" w14:textId="77777777" w:rsidTr="00304149">
        <w:trPr>
          <w:cantSplit/>
        </w:trPr>
        <w:tc>
          <w:tcPr>
            <w:tcW w:w="922" w:type="dxa"/>
            <w:vMerge/>
            <w:tcBorders>
              <w:top w:val="single" w:sz="8" w:space="0" w:color="152935"/>
              <w:left w:val="nil"/>
              <w:bottom w:val="single" w:sz="8" w:space="0" w:color="152935"/>
              <w:right w:val="nil"/>
            </w:tcBorders>
            <w:shd w:val="clear" w:color="auto" w:fill="E0E0E0"/>
          </w:tcPr>
          <w:p w14:paraId="16B80BD3"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14:paraId="2DAA487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14:paraId="78A9BFA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2AA17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58141C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AC61AB5"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FB654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36A02C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14:paraId="04F8806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14:paraId="7DBE9584" w14:textId="77777777" w:rsidTr="00304149">
        <w:trPr>
          <w:cantSplit/>
        </w:trPr>
        <w:tc>
          <w:tcPr>
            <w:tcW w:w="922" w:type="dxa"/>
            <w:vMerge/>
            <w:tcBorders>
              <w:top w:val="single" w:sz="8" w:space="0" w:color="152935"/>
              <w:left w:val="nil"/>
              <w:bottom w:val="single" w:sz="8" w:space="0" w:color="152935"/>
              <w:right w:val="nil"/>
            </w:tcBorders>
            <w:shd w:val="clear" w:color="auto" w:fill="E0E0E0"/>
          </w:tcPr>
          <w:p w14:paraId="041AA2CD"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14:paraId="0CE43C96"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14:paraId="2AF4FD1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39F2B5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4E480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22D05F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44A7FA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91079A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14:paraId="181877F4"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14:paraId="0F94C2C8" w14:textId="77777777" w:rsidTr="00304149">
        <w:trPr>
          <w:cantSplit/>
        </w:trPr>
        <w:tc>
          <w:tcPr>
            <w:tcW w:w="922" w:type="dxa"/>
            <w:vMerge/>
            <w:tcBorders>
              <w:top w:val="single" w:sz="8" w:space="0" w:color="152935"/>
              <w:left w:val="nil"/>
              <w:bottom w:val="single" w:sz="8" w:space="0" w:color="152935"/>
              <w:right w:val="nil"/>
            </w:tcBorders>
            <w:shd w:val="clear" w:color="auto" w:fill="E0E0E0"/>
          </w:tcPr>
          <w:p w14:paraId="137AECE8"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14:paraId="6DDF2ECF"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14:paraId="2613B3B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5CE11D6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4332210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752917B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448017C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011D2C00"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14:paraId="572DB565"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59011E7D" w14:textId="77777777"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14:paraId="1AFB8538" w14:textId="77777777"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14:paraId="2E9B9595" w14:textId="77777777" w:rsidTr="0070304D">
        <w:trPr>
          <w:cantSplit/>
        </w:trPr>
        <w:tc>
          <w:tcPr>
            <w:tcW w:w="9360" w:type="dxa"/>
            <w:gridSpan w:val="3"/>
            <w:tcBorders>
              <w:top w:val="nil"/>
              <w:left w:val="nil"/>
              <w:bottom w:val="nil"/>
              <w:right w:val="nil"/>
            </w:tcBorders>
            <w:shd w:val="clear" w:color="auto" w:fill="FFFFFF"/>
            <w:vAlign w:val="center"/>
          </w:tcPr>
          <w:p w14:paraId="3E3266B9"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14:paraId="2950D1D0" w14:textId="77777777" w:rsidTr="0070304D">
        <w:trPr>
          <w:cantSplit/>
        </w:trPr>
        <w:tc>
          <w:tcPr>
            <w:tcW w:w="6271" w:type="dxa"/>
            <w:gridSpan w:val="2"/>
            <w:vMerge w:val="restart"/>
            <w:tcBorders>
              <w:top w:val="nil"/>
              <w:left w:val="nil"/>
              <w:bottom w:val="nil"/>
              <w:right w:val="nil"/>
            </w:tcBorders>
            <w:shd w:val="clear" w:color="auto" w:fill="FFFFFF"/>
            <w:vAlign w:val="bottom"/>
          </w:tcPr>
          <w:p w14:paraId="21C64ED2"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14:paraId="4FCA9206"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95% C.I.for EXP(B)</w:t>
            </w:r>
          </w:p>
        </w:tc>
      </w:tr>
      <w:tr w:rsidR="0070304D" w:rsidRPr="0070304D" w14:paraId="57B4AAC9" w14:textId="77777777" w:rsidTr="0070304D">
        <w:trPr>
          <w:cantSplit/>
        </w:trPr>
        <w:tc>
          <w:tcPr>
            <w:tcW w:w="6271" w:type="dxa"/>
            <w:gridSpan w:val="2"/>
            <w:vMerge/>
            <w:tcBorders>
              <w:top w:val="nil"/>
              <w:left w:val="nil"/>
              <w:bottom w:val="nil"/>
              <w:right w:val="nil"/>
            </w:tcBorders>
            <w:shd w:val="clear" w:color="auto" w:fill="FFFFFF"/>
            <w:vAlign w:val="bottom"/>
          </w:tcPr>
          <w:p w14:paraId="1C8DE60A"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14:paraId="0ABEE06F"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14:paraId="79C68AE4" w14:textId="77777777" w:rsidTr="0070304D">
        <w:trPr>
          <w:cantSplit/>
        </w:trPr>
        <w:tc>
          <w:tcPr>
            <w:tcW w:w="2767" w:type="dxa"/>
            <w:vMerge w:val="restart"/>
            <w:tcBorders>
              <w:top w:val="single" w:sz="8" w:space="0" w:color="152935"/>
              <w:left w:val="nil"/>
              <w:bottom w:val="single" w:sz="8" w:space="0" w:color="152935"/>
              <w:right w:val="nil"/>
            </w:tcBorders>
            <w:shd w:val="clear" w:color="auto" w:fill="E0E0E0"/>
          </w:tcPr>
          <w:p w14:paraId="4908BE28"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14:paraId="6F73D5E7"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14:paraId="49E1E2C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14:paraId="20A3F571" w14:textId="77777777" w:rsidTr="0070304D">
        <w:trPr>
          <w:cantSplit/>
        </w:trPr>
        <w:tc>
          <w:tcPr>
            <w:tcW w:w="2767" w:type="dxa"/>
            <w:vMerge/>
            <w:tcBorders>
              <w:top w:val="single" w:sz="8" w:space="0" w:color="152935"/>
              <w:left w:val="nil"/>
              <w:bottom w:val="single" w:sz="8" w:space="0" w:color="152935"/>
              <w:right w:val="nil"/>
            </w:tcBorders>
            <w:shd w:val="clear" w:color="auto" w:fill="E0E0E0"/>
          </w:tcPr>
          <w:p w14:paraId="50CB446A"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14:paraId="210C6C74"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14:paraId="74A95EB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14:paraId="4EA4991B" w14:textId="77777777" w:rsidTr="0070304D">
        <w:trPr>
          <w:cantSplit/>
        </w:trPr>
        <w:tc>
          <w:tcPr>
            <w:tcW w:w="2767" w:type="dxa"/>
            <w:vMerge/>
            <w:tcBorders>
              <w:top w:val="single" w:sz="8" w:space="0" w:color="152935"/>
              <w:left w:val="nil"/>
              <w:bottom w:val="single" w:sz="8" w:space="0" w:color="152935"/>
              <w:right w:val="nil"/>
            </w:tcBorders>
            <w:shd w:val="clear" w:color="auto" w:fill="E0E0E0"/>
          </w:tcPr>
          <w:p w14:paraId="4D0BAADE"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14:paraId="53A6F70A"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14:paraId="4760262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14:paraId="61DB72F1" w14:textId="77777777" w:rsidTr="0070304D">
        <w:trPr>
          <w:cantSplit/>
        </w:trPr>
        <w:tc>
          <w:tcPr>
            <w:tcW w:w="2767" w:type="dxa"/>
            <w:vMerge/>
            <w:tcBorders>
              <w:top w:val="single" w:sz="8" w:space="0" w:color="152935"/>
              <w:left w:val="nil"/>
              <w:bottom w:val="single" w:sz="8" w:space="0" w:color="152935"/>
              <w:right w:val="nil"/>
            </w:tcBorders>
            <w:shd w:val="clear" w:color="auto" w:fill="E0E0E0"/>
          </w:tcPr>
          <w:p w14:paraId="1B929314"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14:paraId="612119D1"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14:paraId="4DE83F9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14:paraId="4FC3ABF4" w14:textId="77777777" w:rsidTr="0070304D">
        <w:trPr>
          <w:cantSplit/>
        </w:trPr>
        <w:tc>
          <w:tcPr>
            <w:tcW w:w="2767" w:type="dxa"/>
            <w:vMerge/>
            <w:tcBorders>
              <w:top w:val="single" w:sz="8" w:space="0" w:color="152935"/>
              <w:left w:val="nil"/>
              <w:bottom w:val="single" w:sz="8" w:space="0" w:color="152935"/>
              <w:right w:val="nil"/>
            </w:tcBorders>
            <w:shd w:val="clear" w:color="auto" w:fill="E0E0E0"/>
          </w:tcPr>
          <w:p w14:paraId="3AD57C84"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14:paraId="2B169C30"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14:paraId="1D7294D0"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14:paraId="20A898EB"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14:paraId="1E1682ED" w14:textId="77777777" w:rsidTr="0070304D">
        <w:trPr>
          <w:cantSplit/>
        </w:trPr>
        <w:tc>
          <w:tcPr>
            <w:tcW w:w="9360" w:type="dxa"/>
            <w:tcBorders>
              <w:top w:val="nil"/>
              <w:left w:val="nil"/>
              <w:bottom w:val="nil"/>
              <w:right w:val="nil"/>
            </w:tcBorders>
            <w:shd w:val="clear" w:color="auto" w:fill="FFFFFF"/>
          </w:tcPr>
          <w:p w14:paraId="7EFF2AB6"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Variable(s) entered on step 1: CLAIMS, GYEAR, GENERAL, ORIGINAL.</w:t>
            </w:r>
          </w:p>
        </w:tc>
      </w:tr>
    </w:tbl>
    <w:p w14:paraId="60A98CD8" w14:textId="77777777"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14:paraId="3B83D07E" w14:textId="77777777" w:rsidTr="001F7F9E">
        <w:trPr>
          <w:cantSplit/>
        </w:trPr>
        <w:tc>
          <w:tcPr>
            <w:tcW w:w="7495" w:type="dxa"/>
            <w:gridSpan w:val="7"/>
            <w:tcBorders>
              <w:top w:val="nil"/>
              <w:left w:val="nil"/>
              <w:bottom w:val="nil"/>
              <w:right w:val="nil"/>
            </w:tcBorders>
            <w:shd w:val="clear" w:color="auto" w:fill="FFFFFF"/>
            <w:vAlign w:val="center"/>
          </w:tcPr>
          <w:p w14:paraId="638D36FF"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14:paraId="4361CE81" w14:textId="77777777" w:rsidTr="001F7F9E">
        <w:trPr>
          <w:cantSplit/>
        </w:trPr>
        <w:tc>
          <w:tcPr>
            <w:tcW w:w="2011" w:type="dxa"/>
            <w:gridSpan w:val="2"/>
            <w:tcBorders>
              <w:top w:val="nil"/>
              <w:left w:val="nil"/>
              <w:bottom w:val="single" w:sz="8" w:space="0" w:color="152935"/>
              <w:right w:val="nil"/>
            </w:tcBorders>
            <w:shd w:val="clear" w:color="auto" w:fill="FFFFFF"/>
            <w:vAlign w:val="bottom"/>
          </w:tcPr>
          <w:p w14:paraId="4AE25547" w14:textId="77777777"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14:paraId="67EE6706"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14:paraId="3FF3300A"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14:paraId="6F86C7D2"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14:paraId="20ACBB7A"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14:paraId="1DA0F849" w14:textId="77777777"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14:paraId="0369DFDD" w14:textId="77777777" w:rsidTr="001F7F9E">
        <w:trPr>
          <w:cantSplit/>
        </w:trPr>
        <w:tc>
          <w:tcPr>
            <w:tcW w:w="835" w:type="dxa"/>
            <w:vMerge w:val="restart"/>
            <w:tcBorders>
              <w:top w:val="single" w:sz="8" w:space="0" w:color="152935"/>
              <w:left w:val="nil"/>
              <w:bottom w:val="single" w:sz="8" w:space="0" w:color="152935"/>
              <w:right w:val="nil"/>
            </w:tcBorders>
            <w:shd w:val="clear" w:color="auto" w:fill="E0E0E0"/>
          </w:tcPr>
          <w:p w14:paraId="1A3BF75E"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14:paraId="098D9616"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14:paraId="17C381A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14:paraId="42522F0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14:paraId="65E2D1F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14:paraId="499DFA4C"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14:paraId="4C982254"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14:paraId="7E54968F" w14:textId="77777777" w:rsidTr="001F7F9E">
        <w:trPr>
          <w:cantSplit/>
        </w:trPr>
        <w:tc>
          <w:tcPr>
            <w:tcW w:w="835" w:type="dxa"/>
            <w:vMerge/>
            <w:tcBorders>
              <w:top w:val="single" w:sz="8" w:space="0" w:color="152935"/>
              <w:left w:val="nil"/>
              <w:bottom w:val="single" w:sz="8" w:space="0" w:color="152935"/>
              <w:right w:val="nil"/>
            </w:tcBorders>
            <w:shd w:val="clear" w:color="auto" w:fill="E0E0E0"/>
          </w:tcPr>
          <w:p w14:paraId="0FBDD19E"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001F53F3"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14:paraId="4CE4319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14:paraId="694E92E4"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14:paraId="06662FCA"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14:paraId="19440EA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14:paraId="62F223C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14:paraId="44F17953" w14:textId="77777777" w:rsidTr="001F7F9E">
        <w:trPr>
          <w:cantSplit/>
        </w:trPr>
        <w:tc>
          <w:tcPr>
            <w:tcW w:w="835" w:type="dxa"/>
            <w:vMerge/>
            <w:tcBorders>
              <w:top w:val="single" w:sz="8" w:space="0" w:color="152935"/>
              <w:left w:val="nil"/>
              <w:bottom w:val="single" w:sz="8" w:space="0" w:color="152935"/>
              <w:right w:val="nil"/>
            </w:tcBorders>
            <w:shd w:val="clear" w:color="auto" w:fill="E0E0E0"/>
          </w:tcPr>
          <w:p w14:paraId="0E20EE67"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2066A20A"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14:paraId="1C630B17"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14:paraId="1EAD2056"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14:paraId="72BE58CF"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14:paraId="0B61E7A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14:paraId="46018FAB"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14:paraId="5C48E77B" w14:textId="77777777" w:rsidTr="001F7F9E">
        <w:trPr>
          <w:cantSplit/>
        </w:trPr>
        <w:tc>
          <w:tcPr>
            <w:tcW w:w="835" w:type="dxa"/>
            <w:vMerge/>
            <w:tcBorders>
              <w:top w:val="single" w:sz="8" w:space="0" w:color="152935"/>
              <w:left w:val="nil"/>
              <w:bottom w:val="single" w:sz="8" w:space="0" w:color="152935"/>
              <w:right w:val="nil"/>
            </w:tcBorders>
            <w:shd w:val="clear" w:color="auto" w:fill="E0E0E0"/>
          </w:tcPr>
          <w:p w14:paraId="7EC835B2"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14:paraId="61C0F7FB"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14:paraId="42F63E03"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14:paraId="7BB5CD2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14:paraId="088C701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14:paraId="0EB5063D"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14:paraId="51BD0A81"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14:paraId="677F74F6" w14:textId="77777777" w:rsidTr="001F7F9E">
        <w:trPr>
          <w:cantSplit/>
        </w:trPr>
        <w:tc>
          <w:tcPr>
            <w:tcW w:w="835" w:type="dxa"/>
            <w:vMerge/>
            <w:tcBorders>
              <w:top w:val="single" w:sz="8" w:space="0" w:color="152935"/>
              <w:left w:val="nil"/>
              <w:bottom w:val="single" w:sz="8" w:space="0" w:color="152935"/>
              <w:right w:val="nil"/>
            </w:tcBorders>
            <w:shd w:val="clear" w:color="auto" w:fill="E0E0E0"/>
          </w:tcPr>
          <w:p w14:paraId="73E533BF" w14:textId="77777777"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14:paraId="3AFF0CF7" w14:textId="77777777"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14:paraId="65A12CD4"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14:paraId="7341BDB2"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14:paraId="3C173918"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14:paraId="61F6290E"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14:paraId="3B91E809" w14:textId="77777777"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14:paraId="1FB6FD73" w14:textId="77777777"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14:paraId="4A25F6D3" w14:textId="77777777"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37"/>
      <w:headerReference w:type="first" r:id="rId38"/>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Hisako Matsuo" w:date="2018-12-16T10:49:00Z" w:initials="HM">
    <w:p w14:paraId="41691AAB" w14:textId="77777777" w:rsidR="00453A29" w:rsidRDefault="00453A29">
      <w:pPr>
        <w:pStyle w:val="CommentText"/>
        <w:rPr>
          <w:rStyle w:val="CommentReference"/>
        </w:rPr>
      </w:pPr>
    </w:p>
    <w:p w14:paraId="7830EC85" w14:textId="77777777" w:rsidR="00453A29" w:rsidRDefault="00453A29">
      <w:pPr>
        <w:pStyle w:val="CommentText"/>
      </w:pPr>
      <w:r>
        <w:rPr>
          <w:rStyle w:val="CommentReference"/>
        </w:rPr>
        <w:t>This should be &lt;200.  Read p. 8.</w:t>
      </w:r>
    </w:p>
  </w:comment>
  <w:comment w:id="28" w:author="Hisako Matsuo" w:date="2018-12-16T10:58:00Z" w:initials="HM">
    <w:p w14:paraId="07EE9D1C" w14:textId="77777777" w:rsidR="00453A29" w:rsidRDefault="00453A29">
      <w:pPr>
        <w:pStyle w:val="CommentText"/>
      </w:pPr>
      <w:r>
        <w:rPr>
          <w:rStyle w:val="CommentReference"/>
        </w:rPr>
        <w:annotationRef/>
      </w:r>
      <w:r>
        <w:t>I would delete these sentences.</w:t>
      </w:r>
    </w:p>
  </w:comment>
  <w:comment w:id="29" w:author="Hisako Matsuo" w:date="2018-12-16T10:58:00Z" w:initials="HM">
    <w:p w14:paraId="680DF923" w14:textId="77777777" w:rsidR="00453A29" w:rsidRDefault="00453A29">
      <w:pPr>
        <w:pStyle w:val="CommentText"/>
      </w:pPr>
      <w:r>
        <w:rPr>
          <w:rStyle w:val="CommentReference"/>
        </w:rPr>
        <w:annotationRef/>
      </w:r>
      <w:r>
        <w:t xml:space="preserve">This sentence should be at the end. </w:t>
      </w:r>
    </w:p>
  </w:comment>
  <w:comment w:id="30" w:author="Hisako Matsuo" w:date="2018-12-16T10:59:00Z" w:initials="HM">
    <w:p w14:paraId="7B1B95DE" w14:textId="77777777" w:rsidR="00453A29" w:rsidRDefault="00453A29">
      <w:pPr>
        <w:pStyle w:val="CommentText"/>
      </w:pPr>
      <w:r>
        <w:rPr>
          <w:rStyle w:val="CommentReference"/>
        </w:rPr>
        <w:annotationRef/>
      </w:r>
      <w:r>
        <w:t xml:space="preserve">You need to provide brief methods used. </w:t>
      </w:r>
    </w:p>
  </w:comment>
  <w:comment w:id="31" w:author="Hisako Matsuo" w:date="2018-12-16T10:57:00Z" w:initials="HM">
    <w:p w14:paraId="6C5163E6" w14:textId="77777777" w:rsidR="00453A29" w:rsidRDefault="00453A29">
      <w:pPr>
        <w:pStyle w:val="CommentText"/>
      </w:pPr>
      <w:r>
        <w:rPr>
          <w:rStyle w:val="CommentReference"/>
        </w:rPr>
        <w:annotationRef/>
      </w:r>
      <w:r>
        <w:t xml:space="preserve">List only 5 key words. </w:t>
      </w:r>
    </w:p>
  </w:comment>
  <w:comment w:id="36" w:author="Hisako Matsuo" w:date="2018-12-16T10:56:00Z" w:initials="HM">
    <w:p w14:paraId="0972714F" w14:textId="77777777" w:rsidR="00453A29" w:rsidRDefault="00453A29">
      <w:pPr>
        <w:pStyle w:val="CommentText"/>
      </w:pPr>
      <w:r>
        <w:rPr>
          <w:rStyle w:val="CommentReference"/>
        </w:rPr>
        <w:annotationRef/>
      </w:r>
      <w:r>
        <w:t xml:space="preserve">Tables and figures should be after the reference list. </w:t>
      </w:r>
    </w:p>
  </w:comment>
  <w:comment w:id="40" w:author="Hisako Matsuo" w:date="2018-12-16T11:04:00Z" w:initials="HM">
    <w:p w14:paraId="067195D5" w14:textId="77777777" w:rsidR="00453A29" w:rsidRDefault="00453A29">
      <w:pPr>
        <w:pStyle w:val="CommentText"/>
      </w:pPr>
      <w:r>
        <w:rPr>
          <w:rStyle w:val="CommentReference"/>
        </w:rPr>
        <w:annotationRef/>
      </w:r>
      <w:r>
        <w:t>While this is a good explanation, I would delete these.</w:t>
      </w:r>
    </w:p>
  </w:comment>
  <w:comment w:id="41" w:author="Hisako Matsuo" w:date="2018-12-16T11:05:00Z" w:initials="HM">
    <w:p w14:paraId="4E8DAD59" w14:textId="77777777" w:rsidR="00453A29" w:rsidRDefault="00453A29">
      <w:pPr>
        <w:pStyle w:val="CommentText"/>
      </w:pPr>
      <w:r>
        <w:rPr>
          <w:rStyle w:val="CommentReference"/>
        </w:rPr>
        <w:annotationRef/>
      </w:r>
      <w:r>
        <w:t>I suggest that you delete all these phrase “ I propose.”  Everything written here is your thoughts or findings unless there are citations.</w:t>
      </w:r>
    </w:p>
  </w:comment>
  <w:comment w:id="42" w:author="Hisako Matsuo" w:date="2018-12-16T11:07:00Z" w:initials="HM">
    <w:p w14:paraId="2C40062D" w14:textId="77777777" w:rsidR="00453A29" w:rsidRDefault="00453A29">
      <w:pPr>
        <w:pStyle w:val="CommentText"/>
      </w:pPr>
      <w:r>
        <w:rPr>
          <w:rStyle w:val="CommentReference"/>
        </w:rPr>
        <w:annotationRef/>
      </w:r>
      <w:r>
        <w:t>I read three research questions in the previous page.  While you talk about ‘definition’ of technology transfer, I am not sure whether or not you need to talk about validity issues here.</w:t>
      </w:r>
    </w:p>
  </w:comment>
  <w:comment w:id="43" w:author="Hisako Matsuo" w:date="2018-12-16T11:14:00Z" w:initials="HM">
    <w:p w14:paraId="2F39B3D5" w14:textId="77777777" w:rsidR="00453A29" w:rsidRDefault="00453A29">
      <w:pPr>
        <w:pStyle w:val="CommentText"/>
      </w:pPr>
      <w:r>
        <w:rPr>
          <w:rStyle w:val="CommentReference"/>
        </w:rPr>
        <w:annotationRef/>
      </w:r>
      <w:r>
        <w:t>Have I read these thoughts in the assignments?  This is very well described, and I trust these examples are your ideas.  If not you need to provide citations.</w:t>
      </w:r>
    </w:p>
  </w:comment>
  <w:comment w:id="45" w:author="Hisako Matsuo" w:date="2018-12-16T11:17:00Z" w:initials="HM">
    <w:p w14:paraId="53B4B0CB" w14:textId="77777777" w:rsidR="00453A29" w:rsidRDefault="00453A29">
      <w:pPr>
        <w:pStyle w:val="CommentText"/>
      </w:pPr>
      <w:r>
        <w:rPr>
          <w:rStyle w:val="CommentReference"/>
        </w:rPr>
        <w:annotationRef/>
      </w:r>
      <w:r>
        <w:t xml:space="preserve">This is as measurement issue, and I am not sure whether or not this paper can address this. </w:t>
      </w:r>
    </w:p>
  </w:comment>
  <w:comment w:id="46" w:author="Hisako Matsuo" w:date="2018-12-16T11:20:00Z" w:initials="HM">
    <w:p w14:paraId="7828EA29" w14:textId="438C75AA" w:rsidR="00453A29" w:rsidRDefault="00453A29">
      <w:pPr>
        <w:pStyle w:val="CommentText"/>
      </w:pPr>
      <w:r>
        <w:rPr>
          <w:rStyle w:val="CommentReference"/>
        </w:rPr>
        <w:annotationRef/>
      </w:r>
      <w:r>
        <w:t>Shorten this section and move it to method section.</w:t>
      </w:r>
    </w:p>
  </w:comment>
  <w:comment w:id="48" w:author="Hisako Matsuo" w:date="2018-12-16T11:23:00Z" w:initials="HM">
    <w:p w14:paraId="11E6C3D3" w14:textId="357DF591" w:rsidR="00453A29" w:rsidRDefault="00453A29">
      <w:pPr>
        <w:pStyle w:val="CommentText"/>
      </w:pPr>
      <w:r>
        <w:rPr>
          <w:rStyle w:val="CommentReference"/>
        </w:rPr>
        <w:annotationRef/>
      </w:r>
      <w:r>
        <w:t>The literature review section is very nicely done.  You might want to combine short paragraphs.  At the end of this section, state what is the void in literature.  Repeat the purpose of the study.</w:t>
      </w:r>
    </w:p>
  </w:comment>
  <w:comment w:id="50" w:author="Hisako Matsuo" w:date="2018-12-16T11:26:00Z" w:initials="HM">
    <w:p w14:paraId="6CC90554" w14:textId="4F32CE62" w:rsidR="00453A29" w:rsidRDefault="00453A29">
      <w:pPr>
        <w:pStyle w:val="CommentText"/>
      </w:pPr>
      <w:r>
        <w:rPr>
          <w:rStyle w:val="CommentReference"/>
        </w:rPr>
        <w:annotationRef/>
      </w:r>
      <w:r>
        <w:t xml:space="preserve">You need to make a decision regarding whether you want to keep them in the text or put them in Appendix.  Regardless, tables and figures should be after the reference list. </w:t>
      </w:r>
    </w:p>
  </w:comment>
  <w:comment w:id="51" w:author="Hisako Matsuo" w:date="2018-12-16T11:29:00Z" w:initials="HM">
    <w:p w14:paraId="78302CB9" w14:textId="6C06D9A4" w:rsidR="00006C7B" w:rsidRDefault="00006C7B">
      <w:pPr>
        <w:pStyle w:val="CommentText"/>
      </w:pPr>
      <w:r>
        <w:rPr>
          <w:rStyle w:val="CommentReference"/>
        </w:rPr>
        <w:annotationRef/>
      </w:r>
      <w:r>
        <w:t>You need to shorten the description of method and data analysis between this section up to P. 30.</w:t>
      </w:r>
    </w:p>
  </w:comment>
  <w:comment w:id="54" w:author="Hisako Matsuo" w:date="2018-12-16T11:31:00Z" w:initials="HM">
    <w:p w14:paraId="039AE4FD" w14:textId="72AC6956" w:rsidR="00006C7B" w:rsidRDefault="00006C7B">
      <w:pPr>
        <w:pStyle w:val="CommentText"/>
      </w:pPr>
      <w:r>
        <w:rPr>
          <w:rStyle w:val="CommentReference"/>
        </w:rPr>
        <w:annotationRef/>
      </w:r>
      <w:r>
        <w:t>These paragraphs need to be in the method section.</w:t>
      </w:r>
    </w:p>
  </w:comment>
  <w:comment w:id="55" w:author="Hisako Matsuo" w:date="2018-12-16T11:32:00Z" w:initials="HM">
    <w:p w14:paraId="3E57062C" w14:textId="7F30BED9" w:rsidR="00006C7B" w:rsidRDefault="00006C7B">
      <w:pPr>
        <w:pStyle w:val="CommentText"/>
      </w:pPr>
      <w:r>
        <w:rPr>
          <w:rStyle w:val="CommentReference"/>
        </w:rPr>
        <w:annotationRef/>
      </w:r>
      <w:r>
        <w:t xml:space="preserve">For a manuscript for this journal, I am not sure they will accept copied tables and figures from output files.  You will need to check with the editor when the manuscript is ready.  This comments will apply to the entire paper. </w:t>
      </w:r>
    </w:p>
  </w:comment>
  <w:comment w:id="56" w:author="Hisako Matsuo" w:date="2018-12-16T11:34:00Z" w:initials="HM">
    <w:p w14:paraId="552B220C" w14:textId="01C80889" w:rsidR="00006C7B" w:rsidRDefault="00006C7B">
      <w:pPr>
        <w:pStyle w:val="CommentText"/>
      </w:pPr>
      <w:r>
        <w:rPr>
          <w:rStyle w:val="CommentReference"/>
        </w:rPr>
        <w:annotationRef/>
      </w:r>
      <w:r>
        <w:t>All these explanations are very good and excellent ones for assignments.  For a manuscript, it is not necessary.</w:t>
      </w:r>
    </w:p>
  </w:comment>
  <w:comment w:id="57" w:author="Hisako Matsuo" w:date="2018-12-16T11:35:00Z" w:initials="HM">
    <w:p w14:paraId="1A7DC54B" w14:textId="2CDBC333" w:rsidR="00006C7B" w:rsidRDefault="00006C7B">
      <w:pPr>
        <w:pStyle w:val="CommentText"/>
      </w:pPr>
      <w:r>
        <w:rPr>
          <w:rStyle w:val="CommentReference"/>
        </w:rPr>
        <w:annotationRef/>
      </w:r>
      <w:r>
        <w:t xml:space="preserve">Have I read this in your assignment?  </w:t>
      </w:r>
    </w:p>
  </w:comment>
  <w:comment w:id="58" w:author="Hisako Matsuo" w:date="2018-12-16T11:36:00Z" w:initials="HM">
    <w:p w14:paraId="70643FF7" w14:textId="3A8AA546" w:rsidR="00006C7B" w:rsidRDefault="00006C7B">
      <w:pPr>
        <w:pStyle w:val="CommentText"/>
      </w:pPr>
      <w:r>
        <w:rPr>
          <w:rStyle w:val="CommentReference"/>
        </w:rPr>
        <w:annotationRef/>
      </w:r>
      <w:r>
        <w:t xml:space="preserve">Delete this description.  </w:t>
      </w:r>
    </w:p>
  </w:comment>
  <w:comment w:id="59" w:author="Hisako Matsuo" w:date="2018-12-16T11:38:00Z" w:initials="HM">
    <w:p w14:paraId="77BD3665" w14:textId="19617A45" w:rsidR="00E65BC2" w:rsidRDefault="00E65BC2">
      <w:pPr>
        <w:pStyle w:val="CommentText"/>
      </w:pPr>
      <w:r>
        <w:rPr>
          <w:rStyle w:val="CommentReference"/>
        </w:rPr>
        <w:annotationRef/>
      </w:r>
      <w:r>
        <w:t>This is the gist of the results section.</w:t>
      </w:r>
    </w:p>
  </w:comment>
  <w:comment w:id="60" w:author="Hisako Matsuo" w:date="2018-12-16T11:40:00Z" w:initials="HM">
    <w:p w14:paraId="0D4B73B5" w14:textId="68C75329" w:rsidR="00E65BC2" w:rsidRDefault="00E65BC2">
      <w:pPr>
        <w:pStyle w:val="CommentText"/>
      </w:pPr>
      <w:r>
        <w:rPr>
          <w:rStyle w:val="CommentReference"/>
        </w:rPr>
        <w:annotationRef/>
      </w:r>
      <w:r>
        <w:t xml:space="preserve">Present only the final path model. </w:t>
      </w:r>
    </w:p>
  </w:comment>
  <w:comment w:id="61" w:author="Hisako Matsuo" w:date="2018-12-16T11:41:00Z" w:initials="HM">
    <w:p w14:paraId="7AC91710" w14:textId="1DCC3FC0" w:rsidR="00E65BC2" w:rsidRDefault="00E65BC2">
      <w:pPr>
        <w:pStyle w:val="CommentText"/>
      </w:pPr>
      <w:r>
        <w:rPr>
          <w:rStyle w:val="CommentReference"/>
        </w:rPr>
        <w:annotationRef/>
      </w:r>
      <w:r>
        <w:t xml:space="preserve">You need to decide whether or not you want to present this result. </w:t>
      </w:r>
    </w:p>
  </w:comment>
  <w:comment w:id="63" w:author="Hisako Matsuo" w:date="2018-12-16T11:42:00Z" w:initials="HM">
    <w:p w14:paraId="37A2AADD" w14:textId="32279244" w:rsidR="00E65BC2" w:rsidRDefault="00E65BC2">
      <w:pPr>
        <w:pStyle w:val="CommentText"/>
      </w:pPr>
      <w:r>
        <w:rPr>
          <w:rStyle w:val="CommentReference"/>
        </w:rPr>
        <w:annotationRef/>
      </w:r>
      <w:r>
        <w:t>Did the findings answer to your research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30EC85" w15:done="0"/>
  <w15:commentEx w15:paraId="07EE9D1C" w15:done="0"/>
  <w15:commentEx w15:paraId="680DF923" w15:done="0"/>
  <w15:commentEx w15:paraId="7B1B95DE" w15:done="0"/>
  <w15:commentEx w15:paraId="6C5163E6" w15:done="0"/>
  <w15:commentEx w15:paraId="0972714F" w15:done="0"/>
  <w15:commentEx w15:paraId="067195D5" w15:done="0"/>
  <w15:commentEx w15:paraId="4E8DAD59" w15:done="0"/>
  <w15:commentEx w15:paraId="2C40062D" w15:done="0"/>
  <w15:commentEx w15:paraId="2F39B3D5" w15:done="0"/>
  <w15:commentEx w15:paraId="53B4B0CB" w15:done="0"/>
  <w15:commentEx w15:paraId="7828EA29" w15:done="0"/>
  <w15:commentEx w15:paraId="11E6C3D3" w15:done="0"/>
  <w15:commentEx w15:paraId="6CC90554" w15:done="0"/>
  <w15:commentEx w15:paraId="78302CB9" w15:done="0"/>
  <w15:commentEx w15:paraId="039AE4FD" w15:done="0"/>
  <w15:commentEx w15:paraId="3E57062C" w15:done="0"/>
  <w15:commentEx w15:paraId="552B220C" w15:done="0"/>
  <w15:commentEx w15:paraId="1A7DC54B" w15:done="0"/>
  <w15:commentEx w15:paraId="70643FF7" w15:done="0"/>
  <w15:commentEx w15:paraId="77BD3665" w15:done="0"/>
  <w15:commentEx w15:paraId="0D4B73B5" w15:done="0"/>
  <w15:commentEx w15:paraId="7AC91710" w15:done="0"/>
  <w15:commentEx w15:paraId="37A2AAD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4506E3" w14:textId="77777777" w:rsidR="00E818E4" w:rsidRDefault="00E818E4" w:rsidP="00ED3A93">
      <w:pPr>
        <w:spacing w:after="0" w:line="240" w:lineRule="auto"/>
      </w:pPr>
      <w:r>
        <w:separator/>
      </w:r>
    </w:p>
  </w:endnote>
  <w:endnote w:type="continuationSeparator" w:id="0">
    <w:p w14:paraId="40482BC6" w14:textId="77777777" w:rsidR="00E818E4" w:rsidRDefault="00E818E4"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F8DE3" w14:textId="77777777" w:rsidR="00E818E4" w:rsidRDefault="00E818E4" w:rsidP="00ED3A93">
      <w:pPr>
        <w:spacing w:after="0" w:line="240" w:lineRule="auto"/>
      </w:pPr>
      <w:r>
        <w:separator/>
      </w:r>
    </w:p>
  </w:footnote>
  <w:footnote w:type="continuationSeparator" w:id="0">
    <w:p w14:paraId="050E0022" w14:textId="77777777" w:rsidR="00E818E4" w:rsidRDefault="00E818E4" w:rsidP="00ED3A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7A25B" w14:textId="7F3AB710" w:rsidR="00453A29" w:rsidRPr="00ED3A93" w:rsidRDefault="00453A29"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Improving the Validity of Methods for </w:t>
    </w:r>
    <w:r>
      <w:rPr>
        <w:rFonts w:ascii="Times New Roman" w:hAnsi="Times New Roman" w:cs="Times New Roman"/>
        <w:sz w:val="24"/>
      </w:rPr>
      <w:t>Assessing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655928">
      <w:rPr>
        <w:rFonts w:ascii="Times New Roman" w:hAnsi="Times New Roman" w:cs="Times New Roman"/>
        <w:noProof/>
        <w:sz w:val="24"/>
      </w:rPr>
      <w:t>2</w:t>
    </w:r>
    <w:r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CF723" w14:textId="697E603E" w:rsidR="00453A29" w:rsidRPr="00ED3A93" w:rsidRDefault="00453A29" w:rsidP="00826C5F">
    <w:pPr>
      <w:pStyle w:val="Header"/>
      <w:tabs>
        <w:tab w:val="clear" w:pos="4680"/>
        <w:tab w:val="left" w:pos="9000"/>
      </w:tabs>
      <w:rPr>
        <w:rFonts w:ascii="Times New Roman" w:hAnsi="Times New Roman" w:cs="Times New Roman"/>
        <w:sz w:val="24"/>
      </w:rPr>
    </w:pPr>
    <w:r>
      <w:rPr>
        <w:rFonts w:ascii="Times New Roman" w:hAnsi="Times New Roman" w:cs="Times New Roman"/>
        <w:sz w:val="24"/>
      </w:rPr>
      <w:t xml:space="preserve">RUNNING HEADER: Improving the 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w:t>
    </w:r>
    <w:r>
      <w:rPr>
        <w:rFonts w:ascii="Times New Roman" w:hAnsi="Times New Roman" w:cs="Times New Roman"/>
        <w:sz w:val="24"/>
      </w:rPr>
      <w:t xml:space="preserve">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655928">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AA1E63"/>
    <w:multiLevelType w:val="hybridMultilevel"/>
    <w:tmpl w:val="B11AA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sako Matsuo">
    <w15:presenceInfo w15:providerId="AD" w15:userId="S-1-5-21-3792995650-1684798503-1435206973-76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A93"/>
    <w:rsid w:val="00001A1F"/>
    <w:rsid w:val="00006C7B"/>
    <w:rsid w:val="0001355F"/>
    <w:rsid w:val="00017234"/>
    <w:rsid w:val="0003023E"/>
    <w:rsid w:val="00030383"/>
    <w:rsid w:val="00033751"/>
    <w:rsid w:val="0004004C"/>
    <w:rsid w:val="0004071F"/>
    <w:rsid w:val="00043C5B"/>
    <w:rsid w:val="00046F8C"/>
    <w:rsid w:val="00050454"/>
    <w:rsid w:val="00055111"/>
    <w:rsid w:val="00057720"/>
    <w:rsid w:val="00081552"/>
    <w:rsid w:val="000819E9"/>
    <w:rsid w:val="000837EA"/>
    <w:rsid w:val="000912F2"/>
    <w:rsid w:val="00094BF3"/>
    <w:rsid w:val="00095EE1"/>
    <w:rsid w:val="000972DB"/>
    <w:rsid w:val="000A417F"/>
    <w:rsid w:val="000A6CD9"/>
    <w:rsid w:val="000A6F0B"/>
    <w:rsid w:val="000A72BD"/>
    <w:rsid w:val="000B4992"/>
    <w:rsid w:val="000B56F2"/>
    <w:rsid w:val="000C2A0E"/>
    <w:rsid w:val="000C4F73"/>
    <w:rsid w:val="000D3D0D"/>
    <w:rsid w:val="000E4997"/>
    <w:rsid w:val="000F73DE"/>
    <w:rsid w:val="00100DAF"/>
    <w:rsid w:val="00103965"/>
    <w:rsid w:val="00107729"/>
    <w:rsid w:val="00112E88"/>
    <w:rsid w:val="00121BA5"/>
    <w:rsid w:val="00127446"/>
    <w:rsid w:val="001308F4"/>
    <w:rsid w:val="001311EC"/>
    <w:rsid w:val="0013146C"/>
    <w:rsid w:val="0013260F"/>
    <w:rsid w:val="0013487A"/>
    <w:rsid w:val="00135A7B"/>
    <w:rsid w:val="00145FC5"/>
    <w:rsid w:val="00147443"/>
    <w:rsid w:val="00152AF6"/>
    <w:rsid w:val="00165B8E"/>
    <w:rsid w:val="00167167"/>
    <w:rsid w:val="00182F96"/>
    <w:rsid w:val="00183221"/>
    <w:rsid w:val="00183766"/>
    <w:rsid w:val="001845FF"/>
    <w:rsid w:val="001928A1"/>
    <w:rsid w:val="00196F91"/>
    <w:rsid w:val="001A16FC"/>
    <w:rsid w:val="001A42EE"/>
    <w:rsid w:val="001A4952"/>
    <w:rsid w:val="001A7745"/>
    <w:rsid w:val="001C3CC5"/>
    <w:rsid w:val="001C5D55"/>
    <w:rsid w:val="001C6060"/>
    <w:rsid w:val="001D0F7F"/>
    <w:rsid w:val="001D182F"/>
    <w:rsid w:val="001D6329"/>
    <w:rsid w:val="001D7525"/>
    <w:rsid w:val="001E7E7B"/>
    <w:rsid w:val="001F264D"/>
    <w:rsid w:val="001F2E39"/>
    <w:rsid w:val="001F7F9E"/>
    <w:rsid w:val="00200760"/>
    <w:rsid w:val="00201368"/>
    <w:rsid w:val="00205B2C"/>
    <w:rsid w:val="00231217"/>
    <w:rsid w:val="002342BA"/>
    <w:rsid w:val="002457C7"/>
    <w:rsid w:val="00250EC3"/>
    <w:rsid w:val="00267CD3"/>
    <w:rsid w:val="00274819"/>
    <w:rsid w:val="00280959"/>
    <w:rsid w:val="0028214D"/>
    <w:rsid w:val="002829D7"/>
    <w:rsid w:val="00285E40"/>
    <w:rsid w:val="0028689B"/>
    <w:rsid w:val="00287689"/>
    <w:rsid w:val="002938FA"/>
    <w:rsid w:val="002A60C1"/>
    <w:rsid w:val="002B11AF"/>
    <w:rsid w:val="002B1431"/>
    <w:rsid w:val="002B2828"/>
    <w:rsid w:val="002B7C17"/>
    <w:rsid w:val="002C7F5B"/>
    <w:rsid w:val="002D34C1"/>
    <w:rsid w:val="002F05A3"/>
    <w:rsid w:val="002F33A9"/>
    <w:rsid w:val="002F398F"/>
    <w:rsid w:val="002F6471"/>
    <w:rsid w:val="00304149"/>
    <w:rsid w:val="0031708C"/>
    <w:rsid w:val="00330664"/>
    <w:rsid w:val="003435C2"/>
    <w:rsid w:val="00347B6E"/>
    <w:rsid w:val="0035422A"/>
    <w:rsid w:val="0035488A"/>
    <w:rsid w:val="00362B6F"/>
    <w:rsid w:val="00362D86"/>
    <w:rsid w:val="00362FE5"/>
    <w:rsid w:val="00367FDC"/>
    <w:rsid w:val="003742D3"/>
    <w:rsid w:val="00383F26"/>
    <w:rsid w:val="0039402D"/>
    <w:rsid w:val="00395942"/>
    <w:rsid w:val="003A4F91"/>
    <w:rsid w:val="003B28CB"/>
    <w:rsid w:val="003D0E65"/>
    <w:rsid w:val="003D2D46"/>
    <w:rsid w:val="003E356F"/>
    <w:rsid w:val="003F27DB"/>
    <w:rsid w:val="003F4360"/>
    <w:rsid w:val="0040037F"/>
    <w:rsid w:val="00401B4D"/>
    <w:rsid w:val="00413708"/>
    <w:rsid w:val="00420BF8"/>
    <w:rsid w:val="004225B6"/>
    <w:rsid w:val="00435D1E"/>
    <w:rsid w:val="00442018"/>
    <w:rsid w:val="00442447"/>
    <w:rsid w:val="00452D79"/>
    <w:rsid w:val="00453A29"/>
    <w:rsid w:val="00461C1A"/>
    <w:rsid w:val="00463C0C"/>
    <w:rsid w:val="00464BC6"/>
    <w:rsid w:val="00465009"/>
    <w:rsid w:val="00466245"/>
    <w:rsid w:val="00480C1F"/>
    <w:rsid w:val="004811F9"/>
    <w:rsid w:val="00490129"/>
    <w:rsid w:val="00492BB0"/>
    <w:rsid w:val="00495628"/>
    <w:rsid w:val="004A01C0"/>
    <w:rsid w:val="004A2BFE"/>
    <w:rsid w:val="004C03D4"/>
    <w:rsid w:val="004C1CC7"/>
    <w:rsid w:val="004C7FF1"/>
    <w:rsid w:val="004D2674"/>
    <w:rsid w:val="00515BF4"/>
    <w:rsid w:val="00521BAE"/>
    <w:rsid w:val="00522BED"/>
    <w:rsid w:val="00531E7D"/>
    <w:rsid w:val="005345F7"/>
    <w:rsid w:val="00535B27"/>
    <w:rsid w:val="005376D4"/>
    <w:rsid w:val="005405D3"/>
    <w:rsid w:val="00544011"/>
    <w:rsid w:val="005442EA"/>
    <w:rsid w:val="00544818"/>
    <w:rsid w:val="00545C13"/>
    <w:rsid w:val="00553249"/>
    <w:rsid w:val="00556E08"/>
    <w:rsid w:val="00563874"/>
    <w:rsid w:val="005645AB"/>
    <w:rsid w:val="0058017A"/>
    <w:rsid w:val="0059137D"/>
    <w:rsid w:val="00593778"/>
    <w:rsid w:val="005941BF"/>
    <w:rsid w:val="00594A44"/>
    <w:rsid w:val="005A04A2"/>
    <w:rsid w:val="005A46F1"/>
    <w:rsid w:val="005A7BC1"/>
    <w:rsid w:val="005B60C8"/>
    <w:rsid w:val="005C0A80"/>
    <w:rsid w:val="005C3A1F"/>
    <w:rsid w:val="005D0825"/>
    <w:rsid w:val="005D3F04"/>
    <w:rsid w:val="005D45DF"/>
    <w:rsid w:val="005D55D6"/>
    <w:rsid w:val="005E20FB"/>
    <w:rsid w:val="005F2DB7"/>
    <w:rsid w:val="005F5941"/>
    <w:rsid w:val="00602874"/>
    <w:rsid w:val="00611638"/>
    <w:rsid w:val="00612C71"/>
    <w:rsid w:val="00614C23"/>
    <w:rsid w:val="006176B2"/>
    <w:rsid w:val="00624E9B"/>
    <w:rsid w:val="00630F48"/>
    <w:rsid w:val="00655928"/>
    <w:rsid w:val="006576F4"/>
    <w:rsid w:val="00661871"/>
    <w:rsid w:val="0066526C"/>
    <w:rsid w:val="00681A2D"/>
    <w:rsid w:val="00681DAA"/>
    <w:rsid w:val="00682FB0"/>
    <w:rsid w:val="006833D6"/>
    <w:rsid w:val="006942B6"/>
    <w:rsid w:val="00694596"/>
    <w:rsid w:val="006A0ADD"/>
    <w:rsid w:val="006A3551"/>
    <w:rsid w:val="006B104D"/>
    <w:rsid w:val="006C0768"/>
    <w:rsid w:val="006D39C4"/>
    <w:rsid w:val="006D4A47"/>
    <w:rsid w:val="006D5233"/>
    <w:rsid w:val="006D592C"/>
    <w:rsid w:val="006E26EC"/>
    <w:rsid w:val="006E5FC4"/>
    <w:rsid w:val="006F1143"/>
    <w:rsid w:val="006F5257"/>
    <w:rsid w:val="006F794F"/>
    <w:rsid w:val="0070304D"/>
    <w:rsid w:val="007030CA"/>
    <w:rsid w:val="007033BB"/>
    <w:rsid w:val="00712F19"/>
    <w:rsid w:val="00720672"/>
    <w:rsid w:val="00721E54"/>
    <w:rsid w:val="00722364"/>
    <w:rsid w:val="00745555"/>
    <w:rsid w:val="00751DC9"/>
    <w:rsid w:val="00753FA7"/>
    <w:rsid w:val="00755F3B"/>
    <w:rsid w:val="007565C9"/>
    <w:rsid w:val="00756E25"/>
    <w:rsid w:val="007613B6"/>
    <w:rsid w:val="007747E1"/>
    <w:rsid w:val="00775F27"/>
    <w:rsid w:val="0077621E"/>
    <w:rsid w:val="007778F9"/>
    <w:rsid w:val="00780AC5"/>
    <w:rsid w:val="00791766"/>
    <w:rsid w:val="00792965"/>
    <w:rsid w:val="007A1DC5"/>
    <w:rsid w:val="007A6FD9"/>
    <w:rsid w:val="007B2302"/>
    <w:rsid w:val="007C6F82"/>
    <w:rsid w:val="007D4CC7"/>
    <w:rsid w:val="007E6816"/>
    <w:rsid w:val="00807B43"/>
    <w:rsid w:val="00811F0D"/>
    <w:rsid w:val="00817B3C"/>
    <w:rsid w:val="008215B1"/>
    <w:rsid w:val="0082229D"/>
    <w:rsid w:val="00826C5F"/>
    <w:rsid w:val="00826F36"/>
    <w:rsid w:val="00834CA6"/>
    <w:rsid w:val="00835C53"/>
    <w:rsid w:val="0084229F"/>
    <w:rsid w:val="00844EA4"/>
    <w:rsid w:val="00855102"/>
    <w:rsid w:val="00857A0E"/>
    <w:rsid w:val="00860414"/>
    <w:rsid w:val="008639A3"/>
    <w:rsid w:val="00871A5B"/>
    <w:rsid w:val="00875D25"/>
    <w:rsid w:val="00897975"/>
    <w:rsid w:val="008A2E1A"/>
    <w:rsid w:val="008B33B9"/>
    <w:rsid w:val="008B6C6F"/>
    <w:rsid w:val="008B7C57"/>
    <w:rsid w:val="008C1864"/>
    <w:rsid w:val="008D0DFC"/>
    <w:rsid w:val="008E0001"/>
    <w:rsid w:val="008E0821"/>
    <w:rsid w:val="008E4723"/>
    <w:rsid w:val="008F46CE"/>
    <w:rsid w:val="00900769"/>
    <w:rsid w:val="009012A4"/>
    <w:rsid w:val="009059D6"/>
    <w:rsid w:val="009171D5"/>
    <w:rsid w:val="00917755"/>
    <w:rsid w:val="00917F0B"/>
    <w:rsid w:val="00933AE3"/>
    <w:rsid w:val="00944360"/>
    <w:rsid w:val="009445AD"/>
    <w:rsid w:val="00960FE5"/>
    <w:rsid w:val="0096218C"/>
    <w:rsid w:val="00967371"/>
    <w:rsid w:val="00972DBD"/>
    <w:rsid w:val="00975F04"/>
    <w:rsid w:val="009801B5"/>
    <w:rsid w:val="00993EDF"/>
    <w:rsid w:val="009A0387"/>
    <w:rsid w:val="009C0B1B"/>
    <w:rsid w:val="009C33E3"/>
    <w:rsid w:val="009C4318"/>
    <w:rsid w:val="009C600C"/>
    <w:rsid w:val="009D12CE"/>
    <w:rsid w:val="009D2A67"/>
    <w:rsid w:val="009D4B6F"/>
    <w:rsid w:val="009D65B5"/>
    <w:rsid w:val="009E16F8"/>
    <w:rsid w:val="009E4807"/>
    <w:rsid w:val="009E71AB"/>
    <w:rsid w:val="009F31C2"/>
    <w:rsid w:val="009F68D6"/>
    <w:rsid w:val="00A00544"/>
    <w:rsid w:val="00A11002"/>
    <w:rsid w:val="00A14AAF"/>
    <w:rsid w:val="00A21203"/>
    <w:rsid w:val="00A267C0"/>
    <w:rsid w:val="00A353F6"/>
    <w:rsid w:val="00A45830"/>
    <w:rsid w:val="00A52BA1"/>
    <w:rsid w:val="00A56D78"/>
    <w:rsid w:val="00A63201"/>
    <w:rsid w:val="00A6382C"/>
    <w:rsid w:val="00A73228"/>
    <w:rsid w:val="00A74514"/>
    <w:rsid w:val="00A8774A"/>
    <w:rsid w:val="00A95B39"/>
    <w:rsid w:val="00AA0AD3"/>
    <w:rsid w:val="00AA78A5"/>
    <w:rsid w:val="00AA7912"/>
    <w:rsid w:val="00AB1AD8"/>
    <w:rsid w:val="00AB3A9D"/>
    <w:rsid w:val="00AB4934"/>
    <w:rsid w:val="00AC2C6F"/>
    <w:rsid w:val="00AC642D"/>
    <w:rsid w:val="00AD1F19"/>
    <w:rsid w:val="00AD2CB2"/>
    <w:rsid w:val="00AD469C"/>
    <w:rsid w:val="00AE2F9F"/>
    <w:rsid w:val="00AE6DBB"/>
    <w:rsid w:val="00AF3007"/>
    <w:rsid w:val="00B024A0"/>
    <w:rsid w:val="00B108C4"/>
    <w:rsid w:val="00B11FCC"/>
    <w:rsid w:val="00B13DC9"/>
    <w:rsid w:val="00B1423F"/>
    <w:rsid w:val="00B16248"/>
    <w:rsid w:val="00B212F2"/>
    <w:rsid w:val="00B31A68"/>
    <w:rsid w:val="00B32621"/>
    <w:rsid w:val="00B45919"/>
    <w:rsid w:val="00B46F8B"/>
    <w:rsid w:val="00B53472"/>
    <w:rsid w:val="00B549CA"/>
    <w:rsid w:val="00B55147"/>
    <w:rsid w:val="00B65C47"/>
    <w:rsid w:val="00B71BCF"/>
    <w:rsid w:val="00B73586"/>
    <w:rsid w:val="00B77826"/>
    <w:rsid w:val="00B77986"/>
    <w:rsid w:val="00B841B2"/>
    <w:rsid w:val="00B902A3"/>
    <w:rsid w:val="00B93DC2"/>
    <w:rsid w:val="00BA1AA7"/>
    <w:rsid w:val="00BB0CC4"/>
    <w:rsid w:val="00BB30EF"/>
    <w:rsid w:val="00BB72F2"/>
    <w:rsid w:val="00BC183B"/>
    <w:rsid w:val="00BC189E"/>
    <w:rsid w:val="00BC2614"/>
    <w:rsid w:val="00BC6C1B"/>
    <w:rsid w:val="00BC7658"/>
    <w:rsid w:val="00BD4077"/>
    <w:rsid w:val="00BD6154"/>
    <w:rsid w:val="00BE372A"/>
    <w:rsid w:val="00BE60FA"/>
    <w:rsid w:val="00BF0398"/>
    <w:rsid w:val="00BF2450"/>
    <w:rsid w:val="00C05481"/>
    <w:rsid w:val="00C05AC4"/>
    <w:rsid w:val="00C1307D"/>
    <w:rsid w:val="00C13A4E"/>
    <w:rsid w:val="00C26AC4"/>
    <w:rsid w:val="00C274C3"/>
    <w:rsid w:val="00C27E3C"/>
    <w:rsid w:val="00C30FC4"/>
    <w:rsid w:val="00C42D7F"/>
    <w:rsid w:val="00C47E6E"/>
    <w:rsid w:val="00C54983"/>
    <w:rsid w:val="00C67E7C"/>
    <w:rsid w:val="00C71A6C"/>
    <w:rsid w:val="00C84A5B"/>
    <w:rsid w:val="00C853DF"/>
    <w:rsid w:val="00C94FE7"/>
    <w:rsid w:val="00C979AA"/>
    <w:rsid w:val="00CA0D54"/>
    <w:rsid w:val="00CA0FF6"/>
    <w:rsid w:val="00CA20D7"/>
    <w:rsid w:val="00CA28CF"/>
    <w:rsid w:val="00CA42E3"/>
    <w:rsid w:val="00CA5513"/>
    <w:rsid w:val="00CA77B7"/>
    <w:rsid w:val="00CA79F7"/>
    <w:rsid w:val="00CC1A30"/>
    <w:rsid w:val="00CC5622"/>
    <w:rsid w:val="00CD00EE"/>
    <w:rsid w:val="00CD2E27"/>
    <w:rsid w:val="00CD7A61"/>
    <w:rsid w:val="00CE59EC"/>
    <w:rsid w:val="00CE642F"/>
    <w:rsid w:val="00CE6E62"/>
    <w:rsid w:val="00CF31AC"/>
    <w:rsid w:val="00CF3254"/>
    <w:rsid w:val="00D02FEA"/>
    <w:rsid w:val="00D038DA"/>
    <w:rsid w:val="00D1049F"/>
    <w:rsid w:val="00D12265"/>
    <w:rsid w:val="00D127D6"/>
    <w:rsid w:val="00D1795C"/>
    <w:rsid w:val="00D226EC"/>
    <w:rsid w:val="00D24CDD"/>
    <w:rsid w:val="00D26D74"/>
    <w:rsid w:val="00D31B2A"/>
    <w:rsid w:val="00D33AD0"/>
    <w:rsid w:val="00D34119"/>
    <w:rsid w:val="00D34CAA"/>
    <w:rsid w:val="00D3502A"/>
    <w:rsid w:val="00D410EB"/>
    <w:rsid w:val="00D432EF"/>
    <w:rsid w:val="00D458FA"/>
    <w:rsid w:val="00D45EAD"/>
    <w:rsid w:val="00D4639F"/>
    <w:rsid w:val="00D519A8"/>
    <w:rsid w:val="00D61AF1"/>
    <w:rsid w:val="00D74A14"/>
    <w:rsid w:val="00D859C5"/>
    <w:rsid w:val="00D86C5D"/>
    <w:rsid w:val="00D90722"/>
    <w:rsid w:val="00D9727D"/>
    <w:rsid w:val="00DA45BC"/>
    <w:rsid w:val="00DA48A2"/>
    <w:rsid w:val="00DA6058"/>
    <w:rsid w:val="00DB7A82"/>
    <w:rsid w:val="00DC28CC"/>
    <w:rsid w:val="00DC5157"/>
    <w:rsid w:val="00DD1EAF"/>
    <w:rsid w:val="00DD4823"/>
    <w:rsid w:val="00DD7D21"/>
    <w:rsid w:val="00DF028A"/>
    <w:rsid w:val="00DF2466"/>
    <w:rsid w:val="00DF4131"/>
    <w:rsid w:val="00DF4DF5"/>
    <w:rsid w:val="00DF51C1"/>
    <w:rsid w:val="00DF652C"/>
    <w:rsid w:val="00DF6577"/>
    <w:rsid w:val="00E00E3F"/>
    <w:rsid w:val="00E17260"/>
    <w:rsid w:val="00E24A94"/>
    <w:rsid w:val="00E51C98"/>
    <w:rsid w:val="00E5204F"/>
    <w:rsid w:val="00E53AF5"/>
    <w:rsid w:val="00E565C5"/>
    <w:rsid w:val="00E65BC2"/>
    <w:rsid w:val="00E6646F"/>
    <w:rsid w:val="00E7090D"/>
    <w:rsid w:val="00E72008"/>
    <w:rsid w:val="00E727C9"/>
    <w:rsid w:val="00E818E4"/>
    <w:rsid w:val="00E82D79"/>
    <w:rsid w:val="00E86DCB"/>
    <w:rsid w:val="00E91162"/>
    <w:rsid w:val="00EB228F"/>
    <w:rsid w:val="00EB3DE9"/>
    <w:rsid w:val="00EC4658"/>
    <w:rsid w:val="00ED1023"/>
    <w:rsid w:val="00ED2547"/>
    <w:rsid w:val="00ED3A93"/>
    <w:rsid w:val="00EE05B8"/>
    <w:rsid w:val="00EE1715"/>
    <w:rsid w:val="00EE4231"/>
    <w:rsid w:val="00EE7743"/>
    <w:rsid w:val="00EF26F5"/>
    <w:rsid w:val="00EF724D"/>
    <w:rsid w:val="00EF7ABE"/>
    <w:rsid w:val="00F03215"/>
    <w:rsid w:val="00F039C2"/>
    <w:rsid w:val="00F07413"/>
    <w:rsid w:val="00F13C04"/>
    <w:rsid w:val="00F21595"/>
    <w:rsid w:val="00F27DEB"/>
    <w:rsid w:val="00F36A30"/>
    <w:rsid w:val="00F36DD8"/>
    <w:rsid w:val="00F50EF1"/>
    <w:rsid w:val="00F557D7"/>
    <w:rsid w:val="00F5663D"/>
    <w:rsid w:val="00F61375"/>
    <w:rsid w:val="00F71CAA"/>
    <w:rsid w:val="00F73E89"/>
    <w:rsid w:val="00F748B7"/>
    <w:rsid w:val="00F80543"/>
    <w:rsid w:val="00F8135A"/>
    <w:rsid w:val="00F8421B"/>
    <w:rsid w:val="00F94A92"/>
    <w:rsid w:val="00F95DD2"/>
    <w:rsid w:val="00FC1B6A"/>
    <w:rsid w:val="00FD0A94"/>
    <w:rsid w:val="00FE03D4"/>
    <w:rsid w:val="00FE13E1"/>
    <w:rsid w:val="00FE2921"/>
    <w:rsid w:val="00FE332A"/>
    <w:rsid w:val="00FE34A2"/>
    <w:rsid w:val="00FE3977"/>
    <w:rsid w:val="00FF7F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C7586"/>
  <w15:docId w15:val="{15DF9192-C6D6-4F2D-9FA5-0FFDD6460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D45EAD"/>
    <w:rPr>
      <w:b/>
      <w:bCs/>
    </w:rPr>
  </w:style>
  <w:style w:type="character" w:customStyle="1" w:styleId="CommentSubjectChar">
    <w:name w:val="Comment Subject Char"/>
    <w:basedOn w:val="CommentTextChar"/>
    <w:link w:val="CommentSubject"/>
    <w:uiPriority w:val="99"/>
    <w:semiHidden/>
    <w:rsid w:val="00D45EA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AD94B-BED4-4426-9EDD-1787C12CA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128</Pages>
  <Words>19971</Words>
  <Characters>113838</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Hisako Matsuo</cp:lastModifiedBy>
  <cp:revision>2</cp:revision>
  <cp:lastPrinted>2018-12-12T14:52:00Z</cp:lastPrinted>
  <dcterms:created xsi:type="dcterms:W3CDTF">2018-12-16T17:48:00Z</dcterms:created>
  <dcterms:modified xsi:type="dcterms:W3CDTF">2018-12-16T17:48:00Z</dcterms:modified>
</cp:coreProperties>
</file>